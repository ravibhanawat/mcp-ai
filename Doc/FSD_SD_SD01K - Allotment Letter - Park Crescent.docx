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C502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309AAF53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944D593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0C23AC0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654A320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802F87E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503A288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77F346B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60AADD5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2BBB0B9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5779C13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8AB49E8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E3F54A5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E9F3873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D456CF0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B71393B" w14:textId="77777777" w:rsidR="000B5114" w:rsidRPr="005A1B88" w:rsidRDefault="000B5114" w:rsidP="000B5114">
      <w:pPr>
        <w:tabs>
          <w:tab w:val="left" w:pos="6210"/>
        </w:tabs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Arial"/>
          <w:b/>
          <w:bCs/>
          <w:sz w:val="22"/>
          <w:szCs w:val="22"/>
        </w:rPr>
        <w:tab/>
      </w:r>
    </w:p>
    <w:p w14:paraId="71AD8AFC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9B9DDCF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A7F1634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883B815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039ECBF" w14:textId="77777777" w:rsidR="000B5114" w:rsidRPr="005A1B88" w:rsidRDefault="000B5114" w:rsidP="000B5114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93C4389" w14:textId="77777777" w:rsidR="000B5114" w:rsidRPr="005A1B88" w:rsidRDefault="000B5114" w:rsidP="000B5114">
      <w:pPr>
        <w:shd w:val="clear" w:color="auto" w:fill="002060"/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Functional Specification Document</w:t>
      </w:r>
    </w:p>
    <w:p w14:paraId="77F7CB0A" w14:textId="77777777" w:rsidR="000B5114" w:rsidRPr="005A1B88" w:rsidRDefault="000B5114" w:rsidP="000B5114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</w:t>
      </w:r>
    </w:p>
    <w:p w14:paraId="78352A87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AAD6C77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A26C89A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CEA9EB4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FD7224D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B4BC5AE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4EB78A8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88093B5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7AF55F3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C814B41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730DFBF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90461C7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827DC65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C3EE502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3E46128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B7016CA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274CBB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CB75375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009B22E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F056029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C46C960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2A868D4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1CA57B8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A940B5A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C846FE8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FC60CEA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BEA741A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C74F678" w14:textId="77777777" w:rsidR="000B5114" w:rsidRPr="005A1B88" w:rsidRDefault="000B5114" w:rsidP="000B5114">
      <w:pPr>
        <w:jc w:val="both"/>
        <w:rPr>
          <w:rFonts w:ascii="Trebuchet MS" w:hAnsi="Trebuchet MS"/>
          <w:bCs/>
          <w:sz w:val="22"/>
          <w:szCs w:val="22"/>
        </w:rPr>
      </w:pPr>
    </w:p>
    <w:p w14:paraId="4E201829" w14:textId="77777777" w:rsidR="000B5114" w:rsidRPr="005A1B88" w:rsidRDefault="000B5114" w:rsidP="000B5114">
      <w:pPr>
        <w:jc w:val="both"/>
        <w:rPr>
          <w:rFonts w:ascii="Trebuchet MS" w:hAnsi="Trebuchet MS"/>
          <w:bCs/>
          <w:sz w:val="22"/>
          <w:szCs w:val="22"/>
        </w:rPr>
      </w:pPr>
    </w:p>
    <w:p w14:paraId="404BAA12" w14:textId="77777777" w:rsidR="000B5114" w:rsidRPr="005A1B88" w:rsidRDefault="000B5114" w:rsidP="000B5114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31C851D3" w14:textId="77777777" w:rsidR="000B5114" w:rsidRPr="005A1B88" w:rsidRDefault="000B5114" w:rsidP="000B5114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6CF7EAF5" w14:textId="77777777" w:rsidR="000B5114" w:rsidRPr="005A1B88" w:rsidRDefault="000B5114" w:rsidP="000B5114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Document Summary</w:t>
      </w:r>
    </w:p>
    <w:p w14:paraId="7DFDBB00" w14:textId="77777777" w:rsidR="000B5114" w:rsidRPr="005A1B88" w:rsidRDefault="000B5114" w:rsidP="000B5114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tbl>
      <w:tblPr>
        <w:tblpPr w:leftFromText="180" w:rightFromText="180" w:vertAnchor="text" w:horzAnchor="margin" w:tblpX="108" w:tblpY="67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6744"/>
      </w:tblGrid>
      <w:tr w:rsidR="000B5114" w:rsidRPr="005A1B88" w14:paraId="64F31043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09FBF4E7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  <w:t>Document Name</w:t>
            </w:r>
          </w:p>
        </w:tc>
        <w:tc>
          <w:tcPr>
            <w:tcW w:w="6744" w:type="dxa"/>
            <w:vAlign w:val="center"/>
          </w:tcPr>
          <w:p w14:paraId="21EEE5D0" w14:textId="77777777" w:rsidR="000B5114" w:rsidRPr="005A1B88" w:rsidRDefault="000B5114" w:rsidP="00D43C4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proofErr w:type="gramStart"/>
            <w:r>
              <w:rPr>
                <w:rFonts w:ascii="Trebuchet MS" w:hAnsi="Trebuchet MS" w:cs="Arial"/>
                <w:bCs/>
                <w:sz w:val="22"/>
                <w:szCs w:val="22"/>
              </w:rPr>
              <w:t>Smart-form</w:t>
            </w:r>
            <w:proofErr w:type="gramEnd"/>
          </w:p>
        </w:tc>
      </w:tr>
      <w:tr w:rsidR="000B5114" w:rsidRPr="005A1B88" w14:paraId="6D974C67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5BC3C0EA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ID</w:t>
            </w:r>
          </w:p>
        </w:tc>
        <w:tc>
          <w:tcPr>
            <w:tcW w:w="6744" w:type="dxa"/>
            <w:vAlign w:val="center"/>
          </w:tcPr>
          <w:p w14:paraId="7FCCC465" w14:textId="77777777" w:rsidR="000B5114" w:rsidRPr="001A4E66" w:rsidRDefault="00D002D6" w:rsidP="00D43C4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FSD_SD01K</w:t>
            </w:r>
            <w:r w:rsidR="000B5114">
              <w:rPr>
                <w:rFonts w:ascii="Trebuchet MS" w:hAnsi="Trebuchet MS" w:cs="Arial"/>
                <w:bCs/>
                <w:sz w:val="22"/>
                <w:szCs w:val="22"/>
              </w:rPr>
              <w:t xml:space="preserve"> – Allotment</w:t>
            </w:r>
            <w:r w:rsidR="000B5114">
              <w:rPr>
                <w:rFonts w:ascii="Trebuchet MS" w:hAnsi="Trebuchet MS"/>
                <w:bCs/>
                <w:sz w:val="22"/>
                <w:szCs w:val="22"/>
              </w:rPr>
              <w:t xml:space="preserve"> Letter – PC</w:t>
            </w:r>
          </w:p>
        </w:tc>
      </w:tr>
      <w:tr w:rsidR="000B5114" w:rsidRPr="005A1B88" w14:paraId="31514373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605AF30B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RGS reference</w:t>
            </w:r>
          </w:p>
        </w:tc>
        <w:tc>
          <w:tcPr>
            <w:tcW w:w="6744" w:type="dxa"/>
            <w:vAlign w:val="center"/>
          </w:tcPr>
          <w:p w14:paraId="1C2ACEEE" w14:textId="77777777" w:rsidR="000B5114" w:rsidRPr="005A1B88" w:rsidRDefault="00D002D6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RGS_SD01K</w:t>
            </w:r>
            <w:r w:rsidR="000B5114">
              <w:rPr>
                <w:rFonts w:ascii="Trebuchet MS" w:hAnsi="Trebuchet MS"/>
                <w:bCs/>
                <w:sz w:val="22"/>
                <w:szCs w:val="22"/>
              </w:rPr>
              <w:t xml:space="preserve"> – Allotment Letter - PC</w:t>
            </w:r>
          </w:p>
        </w:tc>
      </w:tr>
      <w:tr w:rsidR="000B5114" w:rsidRPr="005A1B88" w14:paraId="76DB9942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15955518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6744" w:type="dxa"/>
            <w:vAlign w:val="center"/>
          </w:tcPr>
          <w:p w14:paraId="1CEE23AE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Mr. Bharat Kumar Nagda</w:t>
            </w:r>
          </w:p>
        </w:tc>
      </w:tr>
      <w:tr w:rsidR="000B5114" w:rsidRPr="005A1B88" w14:paraId="38713A66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61936B04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Name of Development (Short Description)</w:t>
            </w:r>
          </w:p>
        </w:tc>
        <w:tc>
          <w:tcPr>
            <w:tcW w:w="6744" w:type="dxa"/>
            <w:vAlign w:val="center"/>
          </w:tcPr>
          <w:p w14:paraId="6F7D63F9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Allotment Letter</w:t>
            </w:r>
          </w:p>
        </w:tc>
      </w:tr>
      <w:tr w:rsidR="000B5114" w:rsidRPr="005A1B88" w14:paraId="017409F2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6ADA271B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Type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– WFRICE</w:t>
            </w:r>
          </w:p>
        </w:tc>
        <w:tc>
          <w:tcPr>
            <w:tcW w:w="6744" w:type="dxa"/>
            <w:vAlign w:val="center"/>
          </w:tcPr>
          <w:p w14:paraId="4E1B1EA9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Form</w:t>
            </w:r>
          </w:p>
        </w:tc>
      </w:tr>
      <w:tr w:rsidR="000B5114" w:rsidRPr="005A1B88" w14:paraId="1DF5AE18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5BAE4681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Module</w:t>
            </w:r>
          </w:p>
        </w:tc>
        <w:tc>
          <w:tcPr>
            <w:tcW w:w="6744" w:type="dxa"/>
            <w:vAlign w:val="center"/>
          </w:tcPr>
          <w:p w14:paraId="47D3A88B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SD</w:t>
            </w:r>
          </w:p>
        </w:tc>
      </w:tr>
      <w:tr w:rsidR="000B5114" w:rsidRPr="005A1B88" w14:paraId="4884850D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7524A123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Required 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New</w:t>
            </w:r>
          </w:p>
        </w:tc>
        <w:tc>
          <w:tcPr>
            <w:tcW w:w="6744" w:type="dxa"/>
            <w:vAlign w:val="center"/>
          </w:tcPr>
          <w:p w14:paraId="1946B46D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ZSD_PRINT</w:t>
            </w:r>
          </w:p>
        </w:tc>
      </w:tr>
      <w:tr w:rsidR="000B5114" w:rsidRPr="005A1B88" w14:paraId="200775DC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1EF11A31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Existing</w:t>
            </w:r>
          </w:p>
        </w:tc>
        <w:tc>
          <w:tcPr>
            <w:tcW w:w="6744" w:type="dxa"/>
            <w:vAlign w:val="center"/>
          </w:tcPr>
          <w:p w14:paraId="228694CE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NA</w:t>
            </w:r>
          </w:p>
        </w:tc>
      </w:tr>
      <w:tr w:rsidR="000B5114" w:rsidRPr="005A1B88" w14:paraId="02305088" w14:textId="77777777" w:rsidTr="00D43C4E">
        <w:trPr>
          <w:trHeight w:val="321"/>
        </w:trPr>
        <w:tc>
          <w:tcPr>
            <w:tcW w:w="2895" w:type="dxa"/>
            <w:vAlign w:val="center"/>
          </w:tcPr>
          <w:p w14:paraId="59413649" w14:textId="77777777" w:rsidR="000B5114" w:rsidRPr="005A1B88" w:rsidRDefault="000B5114" w:rsidP="00D43C4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</w:p>
        </w:tc>
        <w:tc>
          <w:tcPr>
            <w:tcW w:w="6744" w:type="dxa"/>
            <w:vAlign w:val="center"/>
          </w:tcPr>
          <w:p w14:paraId="35CC85A8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</w:p>
        </w:tc>
      </w:tr>
    </w:tbl>
    <w:p w14:paraId="128E245C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215A4AE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35B8E16" w14:textId="77777777" w:rsidR="000B5114" w:rsidRPr="005A1B88" w:rsidRDefault="000B5114" w:rsidP="000B5114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A66CAF8" w14:textId="77777777" w:rsidR="000B5114" w:rsidRPr="005A1B88" w:rsidRDefault="000B5114" w:rsidP="000B5114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bookmarkStart w:id="4" w:name="_Toc506117851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Document </w:t>
      </w:r>
      <w:bookmarkEnd w:id="4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Version History </w:t>
      </w:r>
    </w:p>
    <w:p w14:paraId="448551ED" w14:textId="77777777" w:rsidR="000B5114" w:rsidRPr="007A5F9C" w:rsidRDefault="000B5114" w:rsidP="000B5114">
      <w:pPr>
        <w:jc w:val="both"/>
        <w:rPr>
          <w:rFonts w:ascii="Trebuchet MS" w:hAnsi="Trebuchet MS"/>
          <w:bCs/>
          <w:i/>
          <w:color w:val="002060"/>
          <w:sz w:val="22"/>
          <w:szCs w:val="22"/>
        </w:rPr>
      </w:pPr>
      <w:r w:rsidRPr="007A5F9C">
        <w:rPr>
          <w:rFonts w:ascii="Trebuchet MS" w:hAnsi="Trebuchet MS"/>
          <w:bCs/>
          <w:color w:val="002060"/>
          <w:sz w:val="22"/>
          <w:szCs w:val="22"/>
        </w:rPr>
        <w:t>(</w:t>
      </w:r>
      <w:r w:rsidRPr="007A5F9C">
        <w:rPr>
          <w:rFonts w:ascii="Trebuchet MS" w:hAnsi="Trebuchet MS"/>
          <w:bCs/>
          <w:i/>
          <w:color w:val="002060"/>
          <w:sz w:val="22"/>
          <w:szCs w:val="22"/>
        </w:rPr>
        <w:t>Version details to be maintained inside the Code as well)</w:t>
      </w:r>
    </w:p>
    <w:p w14:paraId="49A4D607" w14:textId="77777777" w:rsidR="000B5114" w:rsidRPr="005A1B88" w:rsidRDefault="000B5114" w:rsidP="000B5114">
      <w:pPr>
        <w:jc w:val="both"/>
        <w:rPr>
          <w:rFonts w:ascii="Trebuchet MS" w:hAnsi="Trebuchet MS"/>
          <w:bCs/>
          <w:sz w:val="22"/>
          <w:szCs w:val="22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275"/>
        <w:gridCol w:w="1843"/>
        <w:gridCol w:w="1276"/>
        <w:gridCol w:w="1557"/>
        <w:gridCol w:w="1420"/>
        <w:gridCol w:w="1417"/>
      </w:tblGrid>
      <w:tr w:rsidR="000B5114" w:rsidRPr="00EC092B" w14:paraId="1A16F998" w14:textId="77777777" w:rsidTr="00D43C4E">
        <w:trPr>
          <w:trHeight w:val="474"/>
        </w:trPr>
        <w:tc>
          <w:tcPr>
            <w:tcW w:w="993" w:type="dxa"/>
            <w:vAlign w:val="center"/>
          </w:tcPr>
          <w:p w14:paraId="53B397B8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</w:tc>
        <w:tc>
          <w:tcPr>
            <w:tcW w:w="1275" w:type="dxa"/>
            <w:vAlign w:val="center"/>
          </w:tcPr>
          <w:p w14:paraId="2BD04B22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Date</w:t>
            </w:r>
          </w:p>
        </w:tc>
        <w:tc>
          <w:tcPr>
            <w:tcW w:w="1843" w:type="dxa"/>
            <w:vAlign w:val="center"/>
          </w:tcPr>
          <w:p w14:paraId="70DF104B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1276" w:type="dxa"/>
            <w:vAlign w:val="center"/>
          </w:tcPr>
          <w:p w14:paraId="38810F3F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Changes Required</w:t>
            </w:r>
          </w:p>
        </w:tc>
        <w:tc>
          <w:tcPr>
            <w:tcW w:w="1557" w:type="dxa"/>
            <w:vAlign w:val="center"/>
          </w:tcPr>
          <w:p w14:paraId="4A32C36C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New/Change TR Number</w:t>
            </w:r>
          </w:p>
        </w:tc>
        <w:tc>
          <w:tcPr>
            <w:tcW w:w="1420" w:type="dxa"/>
          </w:tcPr>
          <w:p w14:paraId="187FD06B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Tested by </w:t>
            </w:r>
          </w:p>
          <w:p w14:paraId="7A6B459A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Function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al</w:t>
            </w: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consultant name</w:t>
            </w:r>
          </w:p>
        </w:tc>
        <w:tc>
          <w:tcPr>
            <w:tcW w:w="1417" w:type="dxa"/>
          </w:tcPr>
          <w:p w14:paraId="005A0FA6" w14:textId="77777777" w:rsidR="000B5114" w:rsidRPr="00EC092B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TR Status </w:t>
            </w:r>
            <w:proofErr w:type="gramStart"/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{ Dev</w:t>
            </w:r>
            <w:proofErr w:type="gramEnd"/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/ QA/ PRD</w:t>
            </w:r>
          </w:p>
        </w:tc>
      </w:tr>
      <w:tr w:rsidR="000B5114" w:rsidRPr="005A1B88" w14:paraId="07515360" w14:textId="77777777" w:rsidTr="00D43C4E">
        <w:trPr>
          <w:trHeight w:val="247"/>
        </w:trPr>
        <w:tc>
          <w:tcPr>
            <w:tcW w:w="993" w:type="dxa"/>
            <w:vAlign w:val="center"/>
          </w:tcPr>
          <w:p w14:paraId="7E720F16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V</w:t>
            </w:r>
            <w:r w:rsidRPr="005A1B88">
              <w:rPr>
                <w:rFonts w:ascii="Trebuchet MS" w:hAnsi="Trebuchet MS"/>
                <w:sz w:val="20"/>
                <w:szCs w:val="20"/>
              </w:rPr>
              <w:t>.0</w:t>
            </w:r>
          </w:p>
        </w:tc>
        <w:tc>
          <w:tcPr>
            <w:tcW w:w="1275" w:type="dxa"/>
            <w:vAlign w:val="center"/>
          </w:tcPr>
          <w:p w14:paraId="78B9C983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03.10.2025</w:t>
            </w:r>
          </w:p>
        </w:tc>
        <w:tc>
          <w:tcPr>
            <w:tcW w:w="1843" w:type="dxa"/>
            <w:vAlign w:val="center"/>
          </w:tcPr>
          <w:p w14:paraId="0A74A90B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Mr. Bharat Kumar Nagda</w:t>
            </w:r>
          </w:p>
        </w:tc>
        <w:tc>
          <w:tcPr>
            <w:tcW w:w="1276" w:type="dxa"/>
            <w:vAlign w:val="center"/>
          </w:tcPr>
          <w:p w14:paraId="3885C79D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A1B88">
              <w:rPr>
                <w:rFonts w:ascii="Trebuchet MS" w:hAnsi="Trebuchet MS"/>
                <w:sz w:val="20"/>
                <w:szCs w:val="20"/>
              </w:rPr>
              <w:t xml:space="preserve"> Initial FS</w:t>
            </w:r>
          </w:p>
        </w:tc>
        <w:tc>
          <w:tcPr>
            <w:tcW w:w="1557" w:type="dxa"/>
            <w:vAlign w:val="center"/>
          </w:tcPr>
          <w:p w14:paraId="7F47A9D9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  <w:p w14:paraId="7B4BE589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29B1B4C7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1710173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0B5114" w:rsidRPr="005A1B88" w14:paraId="0C94D81A" w14:textId="77777777" w:rsidTr="00D43C4E">
        <w:trPr>
          <w:trHeight w:val="247"/>
        </w:trPr>
        <w:tc>
          <w:tcPr>
            <w:tcW w:w="993" w:type="dxa"/>
            <w:vAlign w:val="center"/>
          </w:tcPr>
          <w:p w14:paraId="55F83F00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F95B486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D3B4423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5B1A2D3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0AC01D4C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07309945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E74A96E" w14:textId="77777777" w:rsidR="000B5114" w:rsidRPr="005A1B88" w:rsidRDefault="000B5114" w:rsidP="00D43C4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453309BA" w14:textId="77777777" w:rsidR="000B5114" w:rsidRPr="005A1B88" w:rsidRDefault="000B5114" w:rsidP="000B5114">
      <w:pPr>
        <w:pStyle w:val="Heading5"/>
        <w:jc w:val="both"/>
        <w:rPr>
          <w:rFonts w:ascii="Trebuchet MS" w:hAnsi="Trebuchet MS" w:cs="Arial"/>
          <w:sz w:val="22"/>
          <w:szCs w:val="22"/>
          <w:u w:val="single"/>
        </w:rPr>
      </w:pPr>
    </w:p>
    <w:bookmarkEnd w:id="0"/>
    <w:bookmarkEnd w:id="1"/>
    <w:bookmarkEnd w:id="2"/>
    <w:bookmarkEnd w:id="3"/>
    <w:p w14:paraId="52090BD2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40175CAB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5B4ADCBE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62034FF2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341ED879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1E636078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65788C25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5CA55C41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4ED10A45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4483DF0B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12108B01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1FB16F52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75085AFA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5C971FE1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2CAEECB5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4DBB99CB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3107E9DF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17A3E3C9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05664C59" w14:textId="77777777" w:rsidR="000B5114" w:rsidRPr="005A1B88" w:rsidRDefault="000B5114" w:rsidP="000B5114">
      <w:pPr>
        <w:pStyle w:val="BodyText"/>
        <w:rPr>
          <w:rFonts w:ascii="Trebuchet MS" w:hAnsi="Trebuchet MS" w:cs="Arial"/>
          <w:sz w:val="20"/>
          <w:szCs w:val="20"/>
        </w:rPr>
      </w:pPr>
    </w:p>
    <w:p w14:paraId="408B99E5" w14:textId="77777777" w:rsidR="000B5114" w:rsidRPr="005A1B88" w:rsidRDefault="000B5114" w:rsidP="000B5114">
      <w:pPr>
        <w:pStyle w:val="TOCHeading"/>
        <w:jc w:val="center"/>
        <w:rPr>
          <w:rFonts w:ascii="Trebuchet MS" w:hAnsi="Trebuchet MS"/>
        </w:rPr>
      </w:pPr>
      <w:r w:rsidRPr="005A1B88">
        <w:rPr>
          <w:rFonts w:ascii="Trebuchet MS" w:hAnsi="Trebuchet MS"/>
        </w:rPr>
        <w:lastRenderedPageBreak/>
        <w:t>Table of Content</w:t>
      </w:r>
    </w:p>
    <w:p w14:paraId="469BBC6F" w14:textId="77777777" w:rsidR="000B5114" w:rsidRPr="008642A9" w:rsidRDefault="000B5114" w:rsidP="000B5114">
      <w:pPr>
        <w:pStyle w:val="TOCHeading"/>
        <w:rPr>
          <w:rFonts w:ascii="Trebuchet MS" w:hAnsi="Trebuchet MS"/>
          <w:color w:val="002060"/>
          <w:sz w:val="24"/>
          <w:szCs w:val="24"/>
        </w:rPr>
      </w:pPr>
      <w:r w:rsidRPr="008642A9">
        <w:rPr>
          <w:rFonts w:ascii="Trebuchet MS" w:hAnsi="Trebuchet MS"/>
          <w:color w:val="002060"/>
          <w:sz w:val="24"/>
          <w:szCs w:val="24"/>
        </w:rPr>
        <w:t>Contents</w:t>
      </w:r>
    </w:p>
    <w:p w14:paraId="5F98CAC9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r w:rsidRPr="00860F21">
        <w:rPr>
          <w:bCs w:val="0"/>
          <w:color w:val="002060"/>
          <w:szCs w:val="20"/>
        </w:rPr>
        <w:fldChar w:fldCharType="begin"/>
      </w:r>
      <w:r w:rsidRPr="00860F21">
        <w:rPr>
          <w:bCs w:val="0"/>
          <w:color w:val="002060"/>
          <w:szCs w:val="20"/>
        </w:rPr>
        <w:instrText xml:space="preserve"> TOC \o "1-3" \h \z \u </w:instrText>
      </w:r>
      <w:r w:rsidRPr="00860F21">
        <w:rPr>
          <w:bCs w:val="0"/>
          <w:color w:val="002060"/>
          <w:szCs w:val="20"/>
        </w:rPr>
        <w:fldChar w:fldCharType="separate"/>
      </w:r>
      <w:hyperlink w:anchor="_Toc206596799" w:history="1">
        <w:r w:rsidRPr="00194F13">
          <w:rPr>
            <w:rStyle w:val="Hyperlink"/>
            <w:noProof/>
          </w:rPr>
          <w:t>1.1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Objective of Development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A86068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0" w:history="1">
        <w:r w:rsidRPr="00194F13">
          <w:rPr>
            <w:rStyle w:val="Hyperlink"/>
            <w:noProof/>
          </w:rPr>
          <w:t>1.2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Usage Frequency (Daily / Monthly / Quarterly / Yearly)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873205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1" w:history="1">
        <w:r w:rsidRPr="00194F13">
          <w:rPr>
            <w:rStyle w:val="Hyperlink"/>
            <w:noProof/>
          </w:rPr>
          <w:t>1.3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Mode of Execution (Foreground / Background)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96EB84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2" w:history="1">
        <w:r w:rsidRPr="00194F13">
          <w:rPr>
            <w:rStyle w:val="Hyperlink"/>
            <w:noProof/>
          </w:rPr>
          <w:t>1.4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Language Display of text (English EN/ Any other)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D610FB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3" w:history="1">
        <w:r w:rsidRPr="00194F13">
          <w:rPr>
            <w:rStyle w:val="Hyperlink"/>
            <w:noProof/>
          </w:rPr>
          <w:t>1.5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Pre-requisite, if 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56218F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4" w:history="1">
        <w:r w:rsidRPr="00194F13">
          <w:rPr>
            <w:rStyle w:val="Hyperlink"/>
            <w:noProof/>
          </w:rPr>
          <w:t>1.6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Development Type &amp; SUBOBJECTS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524383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5" w:history="1">
        <w:r w:rsidRPr="00194F13">
          <w:rPr>
            <w:rStyle w:val="Hyperlink"/>
            <w:noProof/>
          </w:rPr>
          <w:t>1.7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Relevant Transaction Codes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F4ED40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6" w:history="1">
        <w:r w:rsidRPr="00194F13">
          <w:rPr>
            <w:rStyle w:val="Hyperlink"/>
            <w:i/>
            <w:noProof/>
          </w:rPr>
          <w:t>1.8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 xml:space="preserve">Selection Parameters (Mandatory) – </w:t>
        </w:r>
        <w:r w:rsidRPr="00194F13">
          <w:rPr>
            <w:rStyle w:val="Hyperlink"/>
            <w:i/>
            <w:noProof/>
          </w:rPr>
          <w:t>Selection screen’s to be as per SAP standard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3EA957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7" w:history="1">
        <w:r w:rsidRPr="00194F13">
          <w:rPr>
            <w:rStyle w:val="Hyperlink"/>
            <w:noProof/>
          </w:rPr>
          <w:t>1.9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Selection Parameters (Mandatory/Optional to be confirmed by the client)</w:t>
        </w:r>
        <w:r>
          <w:rPr>
            <w:noProof/>
            <w:webHidden/>
          </w:rPr>
          <w:tab/>
          <w:t>5</w:t>
        </w:r>
      </w:hyperlink>
    </w:p>
    <w:p w14:paraId="5BF31019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8" w:history="1">
        <w:r w:rsidRPr="00194F13">
          <w:rPr>
            <w:rStyle w:val="Hyperlink"/>
            <w:noProof/>
          </w:rPr>
          <w:t>1.10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Output Parameters (Mandatory/Optional to be confirmed by the 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BD7058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9" w:history="1">
        <w:r w:rsidRPr="00194F13">
          <w:rPr>
            <w:rStyle w:val="Hyperlink"/>
            <w:noProof/>
          </w:rPr>
          <w:t>1.11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Standard Function Module / BAPI used (Object Name – Function Modules / BAPI)</w:t>
        </w:r>
        <w:r>
          <w:rPr>
            <w:noProof/>
            <w:webHidden/>
          </w:rPr>
          <w:tab/>
          <w:t>5</w:t>
        </w:r>
      </w:hyperlink>
    </w:p>
    <w:p w14:paraId="7C8B9610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0" w:history="1">
        <w:r w:rsidRPr="00194F13">
          <w:rPr>
            <w:rStyle w:val="Hyperlink"/>
            <w:noProof/>
          </w:rPr>
          <w:t>1.12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Enhancement details (Object - User-Exit / BADI / Routines / Substitution rules)</w:t>
        </w:r>
        <w:r>
          <w:rPr>
            <w:noProof/>
            <w:webHidden/>
          </w:rPr>
          <w:tab/>
          <w:t>6</w:t>
        </w:r>
      </w:hyperlink>
    </w:p>
    <w:p w14:paraId="1208E990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1" w:history="1">
        <w:r w:rsidRPr="00194F13">
          <w:rPr>
            <w:rStyle w:val="Hyperlink"/>
            <w:noProof/>
          </w:rPr>
          <w:t>1.13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Conversion details (Object Name – BDC / BAPI)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F4F5A0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2" w:history="1">
        <w:r w:rsidRPr="00194F13">
          <w:rPr>
            <w:rStyle w:val="Hyperlink"/>
            <w:noProof/>
          </w:rPr>
          <w:t>1.14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Interface details (Object - RFC / WEBSERVICE – SOAP / REST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8003CC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3" w:history="1">
        <w:r w:rsidRPr="00194F13">
          <w:rPr>
            <w:rStyle w:val="Hyperlink"/>
            <w:noProof/>
          </w:rPr>
          <w:t>1.15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Forms (Object - Smartforms / 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1E6893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4" w:history="1">
        <w:r w:rsidRPr="00194F13">
          <w:rPr>
            <w:rStyle w:val="Hyperlink"/>
            <w:noProof/>
          </w:rPr>
          <w:t>1.16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Email details (Object – Email / SMS)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9EA379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5" w:history="1">
        <w:r w:rsidRPr="00194F13">
          <w:rPr>
            <w:rStyle w:val="Hyperlink"/>
            <w:noProof/>
          </w:rPr>
          <w:t>1.17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Message class (Mandatory for all Smart forms/Reports/Interface/Module pool/BDC/BAPI/Enhancements/Web Dynpro)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F22B28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6" w:history="1">
        <w:r w:rsidRPr="00194F13">
          <w:rPr>
            <w:rStyle w:val="Hyperlink"/>
            <w:noProof/>
          </w:rPr>
          <w:t>1.18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Constant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6E5AF9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7" w:history="1">
        <w:r w:rsidRPr="00194F13">
          <w:rPr>
            <w:rStyle w:val="Hyperlink"/>
            <w:noProof/>
          </w:rPr>
          <w:t>1.19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Program Logic / Pseudo Code</w:t>
        </w:r>
        <w:r>
          <w:rPr>
            <w:noProof/>
            <w:webHidden/>
          </w:rPr>
          <w:tab/>
          <w:t>8</w:t>
        </w:r>
      </w:hyperlink>
    </w:p>
    <w:p w14:paraId="66A4DA32" w14:textId="77777777" w:rsidR="000B5114" w:rsidRPr="002D7F38" w:rsidRDefault="000B5114" w:rsidP="000B5114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8" w:history="1">
        <w:r w:rsidRPr="00194F13">
          <w:rPr>
            <w:rStyle w:val="Hyperlink"/>
            <w:noProof/>
          </w:rPr>
          <w:t>1.19.1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Test cases / Variant – (Mandatory - based on test cases logic to be provided)</w:t>
        </w:r>
        <w:r>
          <w:rPr>
            <w:noProof/>
            <w:webHidden/>
          </w:rPr>
          <w:tab/>
          <w:t>9</w:t>
        </w:r>
      </w:hyperlink>
    </w:p>
    <w:p w14:paraId="5D53A4E7" w14:textId="77777777" w:rsidR="000B5114" w:rsidRPr="002D7F38" w:rsidRDefault="000B5114" w:rsidP="000B5114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9" w:history="1">
        <w:r w:rsidRPr="00194F13">
          <w:rPr>
            <w:rStyle w:val="Hyperlink"/>
            <w:noProof/>
          </w:rPr>
          <w:t>1.19.2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fetch the data and calculations other than the selection screen fields.</w:t>
        </w:r>
        <w:r>
          <w:rPr>
            <w:noProof/>
            <w:webHidden/>
          </w:rPr>
          <w:tab/>
          <w:t>9</w:t>
        </w:r>
      </w:hyperlink>
    </w:p>
    <w:p w14:paraId="6CEA0B9B" w14:textId="77777777" w:rsidR="000B5114" w:rsidRPr="002D7F38" w:rsidRDefault="000B5114" w:rsidP="000B5114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0" w:history="1">
        <w:r w:rsidRPr="00194F13">
          <w:rPr>
            <w:rStyle w:val="Hyperlink"/>
            <w:noProof/>
          </w:rPr>
          <w:t>1.19.3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display data along with output format</w:t>
        </w:r>
        <w:r>
          <w:rPr>
            <w:noProof/>
            <w:webHidden/>
          </w:rPr>
          <w:tab/>
          <w:t>9</w:t>
        </w:r>
      </w:hyperlink>
    </w:p>
    <w:p w14:paraId="69CC2368" w14:textId="77777777" w:rsidR="000B5114" w:rsidRPr="002D7F38" w:rsidRDefault="000B5114" w:rsidP="000B5114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1" w:history="1">
        <w:r w:rsidRPr="00194F13">
          <w:rPr>
            <w:rStyle w:val="Hyperlink"/>
            <w:noProof/>
          </w:rPr>
          <w:t>1.19.4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Output format in Excel and / or Other format to be attached or mention below</w:t>
        </w:r>
        <w:r>
          <w:rPr>
            <w:noProof/>
            <w:webHidden/>
          </w:rPr>
          <w:tab/>
          <w:t>10</w:t>
        </w:r>
      </w:hyperlink>
    </w:p>
    <w:p w14:paraId="57772E69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2" w:history="1">
        <w:r w:rsidRPr="00194F13">
          <w:rPr>
            <w:rStyle w:val="Hyperlink"/>
            <w:noProof/>
          </w:rPr>
          <w:t>1.20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Special Requirement (if any)</w:t>
        </w:r>
        <w:r>
          <w:rPr>
            <w:noProof/>
            <w:webHidden/>
          </w:rPr>
          <w:tab/>
          <w:t>10</w:t>
        </w:r>
      </w:hyperlink>
    </w:p>
    <w:p w14:paraId="123C65FD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3" w:history="1">
        <w:r w:rsidRPr="00194F13">
          <w:rPr>
            <w:rStyle w:val="Hyperlink"/>
            <w:noProof/>
          </w:rPr>
          <w:t>2.0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Assumption/Notes</w:t>
        </w:r>
        <w:r>
          <w:rPr>
            <w:noProof/>
            <w:webHidden/>
          </w:rPr>
          <w:tab/>
          <w:t>10</w:t>
        </w:r>
      </w:hyperlink>
    </w:p>
    <w:p w14:paraId="32214758" w14:textId="77777777" w:rsidR="000B5114" w:rsidRPr="002D7F38" w:rsidRDefault="000B5114" w:rsidP="000B5114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4" w:history="1">
        <w:r w:rsidRPr="00194F13">
          <w:rPr>
            <w:rStyle w:val="Hyperlink"/>
            <w:noProof/>
          </w:rPr>
          <w:t>3.0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Annexure</w:t>
        </w:r>
        <w:r>
          <w:rPr>
            <w:noProof/>
            <w:webHidden/>
          </w:rPr>
          <w:tab/>
          <w:t>10</w:t>
        </w:r>
      </w:hyperlink>
    </w:p>
    <w:p w14:paraId="41BAC9CB" w14:textId="77777777" w:rsidR="000B5114" w:rsidRPr="00860F21" w:rsidRDefault="000B5114" w:rsidP="000B5114">
      <w:pPr>
        <w:rPr>
          <w:rFonts w:ascii="Trebuchet MS" w:hAnsi="Trebuchet MS"/>
          <w:color w:val="002060"/>
          <w:sz w:val="20"/>
          <w:szCs w:val="20"/>
        </w:rPr>
      </w:pPr>
      <w:r w:rsidRPr="00860F21">
        <w:rPr>
          <w:rFonts w:ascii="Trebuchet MS" w:hAnsi="Trebuchet MS"/>
          <w:bCs/>
          <w:color w:val="002060"/>
          <w:szCs w:val="20"/>
        </w:rPr>
        <w:fldChar w:fldCharType="end"/>
      </w:r>
    </w:p>
    <w:p w14:paraId="35DC4DE2" w14:textId="77777777" w:rsidR="000B5114" w:rsidRPr="00072134" w:rsidRDefault="000B5114" w:rsidP="000B5114">
      <w:pPr>
        <w:pStyle w:val="BodyText"/>
        <w:rPr>
          <w:rFonts w:ascii="Trebuchet MS" w:hAnsi="Trebuchet MS" w:cs="Arial"/>
          <w:color w:val="002060"/>
          <w:sz w:val="20"/>
          <w:szCs w:val="20"/>
        </w:rPr>
      </w:pPr>
      <w:r>
        <w:rPr>
          <w:rFonts w:ascii="Trebuchet MS" w:hAnsi="Trebuchet MS" w:cs="Arial"/>
          <w:color w:val="002060"/>
          <w:sz w:val="20"/>
          <w:szCs w:val="20"/>
        </w:rPr>
        <w:br w:type="page"/>
      </w:r>
    </w:p>
    <w:p w14:paraId="5FA4A879" w14:textId="77777777" w:rsidR="000B5114" w:rsidRPr="005A1B88" w:rsidRDefault="000B5114" w:rsidP="000B5114">
      <w:pPr>
        <w:pStyle w:val="BodyText"/>
        <w:rPr>
          <w:rFonts w:ascii="Trebuchet MS" w:hAnsi="Trebuchet MS" w:cs="Arial"/>
          <w:sz w:val="20"/>
          <w:szCs w:val="20"/>
        </w:rPr>
      </w:pPr>
    </w:p>
    <w:p w14:paraId="4AE00DD6" w14:textId="77777777" w:rsidR="000B5114" w:rsidRPr="005A1B88" w:rsidRDefault="000B5114" w:rsidP="000B5114">
      <w:pPr>
        <w:numPr>
          <w:ilvl w:val="0"/>
          <w:numId w:val="3"/>
        </w:num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Functional Specification:</w:t>
      </w:r>
    </w:p>
    <w:p w14:paraId="107FA974" w14:textId="77777777" w:rsidR="000B5114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5" w:name="_Toc206596799"/>
      <w:r w:rsidRPr="005A1B88">
        <w:rPr>
          <w:rFonts w:ascii="Trebuchet MS" w:hAnsi="Trebuchet MS"/>
          <w:color w:val="002060"/>
          <w:sz w:val="24"/>
          <w:szCs w:val="24"/>
        </w:rPr>
        <w:t>Objective of Development (Mandatory)</w:t>
      </w:r>
      <w:bookmarkEnd w:id="5"/>
    </w:p>
    <w:p w14:paraId="0C949166" w14:textId="77777777" w:rsidR="000B5114" w:rsidRPr="007E4E89" w:rsidRDefault="000B5114" w:rsidP="000B5114">
      <w:pPr>
        <w:ind w:left="567" w:right="567"/>
        <w:jc w:val="both"/>
        <w:rPr>
          <w:ins w:id="6" w:author="NAGDA Bharat/CONSULTANT/H.O." w:date="2025-08-20T13:17:00Z"/>
          <w:rFonts w:ascii="Trebuchet MS" w:hAnsi="Trebuchet MS"/>
          <w:sz w:val="20"/>
          <w:szCs w:val="20"/>
        </w:rPr>
      </w:pPr>
      <w:r w:rsidRPr="00405A6F">
        <w:rPr>
          <w:rFonts w:ascii="Trebuchet MS" w:hAnsi="Trebuchet MS"/>
          <w:sz w:val="20"/>
          <w:szCs w:val="20"/>
        </w:rPr>
        <w:t xml:space="preserve">To design and develop </w:t>
      </w:r>
      <w:proofErr w:type="gramStart"/>
      <w:r w:rsidRPr="00405A6F">
        <w:rPr>
          <w:rFonts w:ascii="Trebuchet MS" w:hAnsi="Trebuchet MS"/>
          <w:sz w:val="20"/>
          <w:szCs w:val="20"/>
        </w:rPr>
        <w:t>a</w:t>
      </w:r>
      <w:proofErr w:type="gramEnd"/>
      <w:r w:rsidRPr="00405A6F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Allotment Letter</w:t>
      </w:r>
      <w:r w:rsidRPr="00405A6F">
        <w:rPr>
          <w:rFonts w:ascii="Trebuchet MS" w:hAnsi="Trebuchet MS"/>
          <w:sz w:val="20"/>
          <w:szCs w:val="20"/>
        </w:rPr>
        <w:t xml:space="preserve"> in SAP that </w:t>
      </w:r>
      <w:r>
        <w:rPr>
          <w:rFonts w:ascii="Trebuchet MS" w:hAnsi="Trebuchet MS"/>
          <w:sz w:val="20"/>
          <w:szCs w:val="20"/>
        </w:rPr>
        <w:t>will be generated unit to customer. The form should capture booking-specific, customer-specific details and provide professional pdf output for printing or emailing.</w:t>
      </w:r>
    </w:p>
    <w:p w14:paraId="3A9AA9C2" w14:textId="77777777" w:rsidR="000B5114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7" w:name="_Toc206596800"/>
      <w:r w:rsidRPr="005A1B88">
        <w:rPr>
          <w:rFonts w:ascii="Trebuchet MS" w:hAnsi="Trebuchet MS"/>
          <w:color w:val="002060"/>
          <w:sz w:val="24"/>
          <w:szCs w:val="24"/>
        </w:rPr>
        <w:t>Usage Frequency (Daily / Monthly / Quarterly / Yearly)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7"/>
    </w:p>
    <w:p w14:paraId="5A6F37B0" w14:textId="77777777" w:rsidR="000B5114" w:rsidRPr="005A1B88" w:rsidRDefault="000B5114" w:rsidP="000B5114">
      <w:pPr>
        <w:ind w:left="567"/>
        <w:rPr>
          <w:rFonts w:ascii="Trebuchet MS" w:hAnsi="Trebuchet MS"/>
        </w:rPr>
      </w:pPr>
      <w:r>
        <w:rPr>
          <w:rFonts w:ascii="Trebuchet MS" w:hAnsi="Trebuchet MS"/>
        </w:rPr>
        <w:t>Daily / Monthly.</w:t>
      </w:r>
    </w:p>
    <w:p w14:paraId="77B84E53" w14:textId="77777777" w:rsidR="000B5114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8" w:name="_Toc206596801"/>
      <w:r w:rsidRPr="005A1B88">
        <w:rPr>
          <w:rFonts w:ascii="Trebuchet MS" w:hAnsi="Trebuchet MS"/>
          <w:color w:val="002060"/>
          <w:sz w:val="24"/>
          <w:szCs w:val="24"/>
        </w:rPr>
        <w:t>Mode of Execution (Foreground / Background) (Mandatory)</w:t>
      </w:r>
      <w:bookmarkEnd w:id="8"/>
    </w:p>
    <w:p w14:paraId="74A1BBDD" w14:textId="77777777" w:rsidR="000B5114" w:rsidRPr="00405A6F" w:rsidRDefault="000B5114" w:rsidP="000B5114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Foreground</w:t>
      </w:r>
    </w:p>
    <w:p w14:paraId="7BB0F4E8" w14:textId="77777777" w:rsidR="000B5114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9" w:name="_Toc206596802"/>
      <w:r>
        <w:rPr>
          <w:rFonts w:ascii="Trebuchet MS" w:hAnsi="Trebuchet MS"/>
          <w:color w:val="002060"/>
          <w:sz w:val="24"/>
          <w:szCs w:val="24"/>
        </w:rPr>
        <w:t xml:space="preserve">Language Display of text </w:t>
      </w:r>
      <w:r w:rsidRPr="005A1B88">
        <w:rPr>
          <w:rFonts w:ascii="Trebuchet MS" w:hAnsi="Trebuchet MS"/>
          <w:color w:val="002060"/>
          <w:sz w:val="24"/>
          <w:szCs w:val="24"/>
        </w:rPr>
        <w:t>(</w:t>
      </w:r>
      <w:r>
        <w:rPr>
          <w:rFonts w:ascii="Trebuchet MS" w:hAnsi="Trebuchet MS"/>
          <w:color w:val="002060"/>
          <w:sz w:val="24"/>
          <w:szCs w:val="24"/>
        </w:rPr>
        <w:t>English EN/ Any other</w:t>
      </w:r>
      <w:r w:rsidRPr="005A1B88">
        <w:rPr>
          <w:rFonts w:ascii="Trebuchet MS" w:hAnsi="Trebuchet MS"/>
          <w:color w:val="002060"/>
          <w:sz w:val="24"/>
          <w:szCs w:val="24"/>
        </w:rPr>
        <w:t>) (Mandatory)</w:t>
      </w:r>
      <w:bookmarkEnd w:id="9"/>
    </w:p>
    <w:p w14:paraId="4EB07093" w14:textId="77777777" w:rsidR="000B5114" w:rsidRPr="00405A6F" w:rsidRDefault="000B5114" w:rsidP="000B5114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English</w:t>
      </w:r>
    </w:p>
    <w:p w14:paraId="61DBA0D3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0" w:name="_Toc206596803"/>
      <w:r w:rsidRPr="005A1B88">
        <w:rPr>
          <w:rFonts w:ascii="Trebuchet MS" w:hAnsi="Trebuchet MS"/>
          <w:color w:val="002060"/>
          <w:sz w:val="24"/>
          <w:szCs w:val="24"/>
        </w:rPr>
        <w:t>Pre-requisite, if any</w:t>
      </w:r>
      <w:bookmarkEnd w:id="10"/>
    </w:p>
    <w:p w14:paraId="41B5AE4C" w14:textId="77777777" w:rsidR="000B5114" w:rsidRPr="00D71563" w:rsidRDefault="000B5114" w:rsidP="000B5114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Booking Number should be available Active.</w:t>
      </w:r>
    </w:p>
    <w:p w14:paraId="71EC65CF" w14:textId="77777777" w:rsidR="000B5114" w:rsidRDefault="000B5114" w:rsidP="000B5114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Customer Details to be maintained in Customer Master.</w:t>
      </w:r>
    </w:p>
    <w:p w14:paraId="150AABFD" w14:textId="77777777" w:rsidR="000B5114" w:rsidRPr="00C85123" w:rsidRDefault="000B5114" w:rsidP="000B5114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Project and Sub-project details should be configured.</w:t>
      </w:r>
    </w:p>
    <w:p w14:paraId="5574D111" w14:textId="77777777" w:rsidR="000B5114" w:rsidRPr="004820DF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0"/>
          <w:szCs w:val="20"/>
        </w:rPr>
      </w:pPr>
      <w:bookmarkStart w:id="11" w:name="_Toc206596804"/>
      <w:r>
        <w:rPr>
          <w:rFonts w:ascii="Trebuchet MS" w:hAnsi="Trebuchet MS"/>
          <w:color w:val="002060"/>
          <w:sz w:val="24"/>
          <w:szCs w:val="24"/>
        </w:rPr>
        <w:t xml:space="preserve">Development Type &amp; SUBOBJECTS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11"/>
      <w:r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0B5114" w:rsidRPr="005A1B88" w14:paraId="07B90250" w14:textId="77777777" w:rsidTr="00D43C4E">
        <w:trPr>
          <w:trHeight w:val="288"/>
        </w:trPr>
        <w:tc>
          <w:tcPr>
            <w:tcW w:w="2759" w:type="dxa"/>
            <w:vAlign w:val="center"/>
          </w:tcPr>
          <w:p w14:paraId="7D854FF0" w14:textId="77777777" w:rsidR="000B5114" w:rsidRPr="005A1B8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Objects – WFRICE</w:t>
            </w:r>
          </w:p>
        </w:tc>
        <w:tc>
          <w:tcPr>
            <w:tcW w:w="3260" w:type="dxa"/>
          </w:tcPr>
          <w:p w14:paraId="7E58B76D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Main object/Sub objects</w:t>
            </w:r>
          </w:p>
        </w:tc>
        <w:tc>
          <w:tcPr>
            <w:tcW w:w="3260" w:type="dxa"/>
            <w:vAlign w:val="center"/>
          </w:tcPr>
          <w:p w14:paraId="2C81B993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Sequence</w:t>
            </w:r>
          </w:p>
        </w:tc>
      </w:tr>
      <w:tr w:rsidR="000B5114" w:rsidRPr="005A1B88" w14:paraId="3A02A12A" w14:textId="77777777" w:rsidTr="00D43C4E">
        <w:tc>
          <w:tcPr>
            <w:tcW w:w="2759" w:type="dxa"/>
          </w:tcPr>
          <w:p w14:paraId="5F9A7C98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Enhancement</w:t>
            </w:r>
          </w:p>
        </w:tc>
        <w:tc>
          <w:tcPr>
            <w:tcW w:w="3260" w:type="dxa"/>
          </w:tcPr>
          <w:p w14:paraId="44AAC2A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5F9C4E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613D4B31" w14:textId="77777777" w:rsidTr="00D43C4E">
        <w:tc>
          <w:tcPr>
            <w:tcW w:w="2759" w:type="dxa"/>
          </w:tcPr>
          <w:p w14:paraId="11ED8F4B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EEB3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8B274F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77A8A7E" w14:textId="77777777" w:rsidR="000B5114" w:rsidRPr="005A1B88" w:rsidRDefault="000B5114" w:rsidP="000B5114">
      <w:pPr>
        <w:ind w:left="720"/>
        <w:rPr>
          <w:rFonts w:ascii="Trebuchet MS" w:hAnsi="Trebuchet MS"/>
          <w:color w:val="002060"/>
        </w:rPr>
      </w:pPr>
    </w:p>
    <w:p w14:paraId="031FC8A3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2" w:name="_Toc206596805"/>
      <w:r w:rsidRPr="005A1B88">
        <w:rPr>
          <w:rFonts w:ascii="Trebuchet MS" w:hAnsi="Trebuchet MS"/>
          <w:color w:val="002060"/>
          <w:sz w:val="24"/>
          <w:szCs w:val="24"/>
        </w:rPr>
        <w:t>Relevant Transaction Codes (Mandatory)</w:t>
      </w:r>
      <w:bookmarkEnd w:id="12"/>
    </w:p>
    <w:p w14:paraId="7560C5EA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0B5114" w:rsidRPr="005A1B88" w14:paraId="34E939FC" w14:textId="77777777" w:rsidTr="00D43C4E">
        <w:trPr>
          <w:trHeight w:val="288"/>
        </w:trPr>
        <w:tc>
          <w:tcPr>
            <w:tcW w:w="2759" w:type="dxa"/>
            <w:vAlign w:val="center"/>
          </w:tcPr>
          <w:p w14:paraId="1C95A4C3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on No</w:t>
            </w:r>
          </w:p>
        </w:tc>
        <w:tc>
          <w:tcPr>
            <w:tcW w:w="3260" w:type="dxa"/>
          </w:tcPr>
          <w:p w14:paraId="33DE95E5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Transaction Code (Relevant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to this development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3260" w:type="dxa"/>
            <w:vAlign w:val="center"/>
          </w:tcPr>
          <w:p w14:paraId="7D294FD9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</w:tr>
      <w:tr w:rsidR="000B5114" w:rsidRPr="005A1B88" w14:paraId="3588DCD8" w14:textId="77777777" w:rsidTr="00D43C4E">
        <w:tc>
          <w:tcPr>
            <w:tcW w:w="2759" w:type="dxa"/>
          </w:tcPr>
          <w:p w14:paraId="72623FA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.0</w:t>
            </w:r>
          </w:p>
        </w:tc>
        <w:tc>
          <w:tcPr>
            <w:tcW w:w="3260" w:type="dxa"/>
          </w:tcPr>
          <w:p w14:paraId="3E30D1F8" w14:textId="77777777" w:rsidR="000B5114" w:rsidRPr="007E4E89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ZSD_PRINT</w:t>
            </w:r>
          </w:p>
        </w:tc>
        <w:tc>
          <w:tcPr>
            <w:tcW w:w="3260" w:type="dxa"/>
          </w:tcPr>
          <w:p w14:paraId="71F3EAF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59373E28" w14:textId="77777777" w:rsidTr="00D43C4E">
        <w:tc>
          <w:tcPr>
            <w:tcW w:w="2759" w:type="dxa"/>
          </w:tcPr>
          <w:p w14:paraId="5E8D146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55557C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615B115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375861F8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54B32DFA" w14:textId="77777777" w:rsidR="000B5114" w:rsidRPr="00ED58C9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b/>
          <w:i/>
          <w:color w:val="002060"/>
          <w:sz w:val="20"/>
          <w:szCs w:val="20"/>
        </w:rPr>
      </w:pPr>
      <w:bookmarkStart w:id="13" w:name="_Toc206596806"/>
      <w:r w:rsidRPr="005A1B88">
        <w:rPr>
          <w:rFonts w:ascii="Trebuchet MS" w:hAnsi="Trebuchet MS"/>
          <w:color w:val="002060"/>
          <w:sz w:val="24"/>
          <w:szCs w:val="24"/>
        </w:rPr>
        <w:t xml:space="preserve">Selection Parameters </w:t>
      </w:r>
      <w:r>
        <w:rPr>
          <w:rFonts w:ascii="Trebuchet MS" w:hAnsi="Trebuchet MS"/>
          <w:color w:val="002060"/>
          <w:sz w:val="24"/>
          <w:szCs w:val="24"/>
        </w:rPr>
        <w:t xml:space="preserve">(Mandatory) – </w:t>
      </w:r>
      <w:r w:rsidRPr="00ED58C9">
        <w:rPr>
          <w:rFonts w:ascii="Trebuchet MS" w:hAnsi="Trebuchet MS"/>
          <w:b/>
          <w:i/>
          <w:color w:val="002060"/>
          <w:sz w:val="20"/>
          <w:szCs w:val="20"/>
        </w:rPr>
        <w:t>Selection screen’s to be as per SAP standard screen</w:t>
      </w:r>
      <w:bookmarkEnd w:id="13"/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0"/>
        <w:gridCol w:w="1074"/>
        <w:gridCol w:w="909"/>
        <w:gridCol w:w="1412"/>
        <w:gridCol w:w="1457"/>
        <w:gridCol w:w="1459"/>
        <w:gridCol w:w="2066"/>
      </w:tblGrid>
      <w:tr w:rsidR="000B5114" w:rsidRPr="005A1B88" w14:paraId="1375DC6A" w14:textId="77777777" w:rsidTr="00D43C4E">
        <w:trPr>
          <w:trHeight w:val="432"/>
        </w:trPr>
        <w:tc>
          <w:tcPr>
            <w:tcW w:w="1010" w:type="dxa"/>
          </w:tcPr>
          <w:p w14:paraId="78F7A336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F3D5530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74" w:type="dxa"/>
            <w:vAlign w:val="center"/>
          </w:tcPr>
          <w:p w14:paraId="7EF9F4F7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909" w:type="dxa"/>
            <w:vAlign w:val="center"/>
          </w:tcPr>
          <w:p w14:paraId="5637A276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412" w:type="dxa"/>
            <w:vAlign w:val="center"/>
          </w:tcPr>
          <w:p w14:paraId="2F607717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457" w:type="dxa"/>
            <w:vAlign w:val="center"/>
          </w:tcPr>
          <w:p w14:paraId="22C56840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0A3D3040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459" w:type="dxa"/>
            <w:vAlign w:val="center"/>
          </w:tcPr>
          <w:p w14:paraId="6870C849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(P)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arameter</w:t>
            </w:r>
            <w:proofErr w:type="spellEnd"/>
          </w:p>
          <w:p w14:paraId="49C08BD5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(S)elect Option</w:t>
            </w:r>
          </w:p>
        </w:tc>
        <w:tc>
          <w:tcPr>
            <w:tcW w:w="2066" w:type="dxa"/>
          </w:tcPr>
          <w:p w14:paraId="7AC1591F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684E5EF" w14:textId="77777777" w:rsidR="000B5114" w:rsidRPr="005A1B8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ultiple</w:t>
            </w:r>
            <w:proofErr w:type="spellEnd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/(S)ingle</w:t>
            </w:r>
          </w:p>
        </w:tc>
      </w:tr>
      <w:tr w:rsidR="000B5114" w:rsidRPr="005A1B88" w14:paraId="75CF0E68" w14:textId="77777777" w:rsidTr="00D43C4E">
        <w:tc>
          <w:tcPr>
            <w:tcW w:w="1010" w:type="dxa"/>
          </w:tcPr>
          <w:p w14:paraId="2B95992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2520AA4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 excel sheet attached</w:t>
            </w:r>
          </w:p>
        </w:tc>
        <w:tc>
          <w:tcPr>
            <w:tcW w:w="909" w:type="dxa"/>
            <w:vAlign w:val="center"/>
          </w:tcPr>
          <w:p w14:paraId="713077F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B76742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3A53C68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3AF3FD5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3D4AB358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493D2C51" w14:textId="77777777" w:rsidTr="00D43C4E">
        <w:tc>
          <w:tcPr>
            <w:tcW w:w="1010" w:type="dxa"/>
          </w:tcPr>
          <w:p w14:paraId="2368AB0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</w:tcPr>
          <w:p w14:paraId="0175560E" w14:textId="77777777" w:rsidR="000B5114" w:rsidRPr="007529BD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</w:tcPr>
          <w:p w14:paraId="0D7300E6" w14:textId="77777777" w:rsidR="000B5114" w:rsidRPr="007529BD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0FF638A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73E8D78A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46A1C26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46ABD5F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37E78AC1" w14:textId="77777777" w:rsidTr="00D43C4E">
        <w:tc>
          <w:tcPr>
            <w:tcW w:w="1010" w:type="dxa"/>
          </w:tcPr>
          <w:p w14:paraId="4AD9FE5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27FFEE95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207097D5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1A7D87B8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CCC604E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27976E9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777AAA6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0A4A8311" w14:textId="77777777" w:rsidTr="00D43C4E">
        <w:tc>
          <w:tcPr>
            <w:tcW w:w="1010" w:type="dxa"/>
          </w:tcPr>
          <w:p w14:paraId="48C2F27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074" w:type="dxa"/>
            <w:vAlign w:val="center"/>
          </w:tcPr>
          <w:p w14:paraId="79DBBB34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7DA9B824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730A3FD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6B3F808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7E31C2A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56049EB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6792E4D0" w14:textId="77777777" w:rsidR="000B5114" w:rsidRPr="005A1B88" w:rsidRDefault="000B5114" w:rsidP="000B5114">
      <w:pPr>
        <w:ind w:left="792"/>
        <w:rPr>
          <w:rFonts w:ascii="Trebuchet MS" w:hAnsi="Trebuchet MS" w:cs="Arial"/>
          <w:b/>
          <w:sz w:val="20"/>
          <w:szCs w:val="20"/>
        </w:rPr>
      </w:pPr>
    </w:p>
    <w:p w14:paraId="0960DDE7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4" w:name="_Toc206596807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Selection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4"/>
    </w:p>
    <w:p w14:paraId="642D8E54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4"/>
        <w:gridCol w:w="1832"/>
        <w:gridCol w:w="1866"/>
        <w:gridCol w:w="1423"/>
        <w:gridCol w:w="1457"/>
        <w:gridCol w:w="1695"/>
      </w:tblGrid>
      <w:tr w:rsidR="000B5114" w:rsidRPr="00446538" w14:paraId="1854ADBA" w14:textId="77777777" w:rsidTr="00D43C4E">
        <w:trPr>
          <w:trHeight w:val="432"/>
        </w:trPr>
        <w:tc>
          <w:tcPr>
            <w:tcW w:w="1114" w:type="dxa"/>
          </w:tcPr>
          <w:p w14:paraId="42BA1B2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8B1BEC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832" w:type="dxa"/>
            <w:vAlign w:val="center"/>
          </w:tcPr>
          <w:p w14:paraId="55F0B6E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Field Name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</w:t>
            </w:r>
            <w:proofErr w:type="gramStart"/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</w:t>
            </w:r>
            <w:proofErr w:type="gram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from above Selection Parameter)</w:t>
            </w:r>
          </w:p>
        </w:tc>
        <w:tc>
          <w:tcPr>
            <w:tcW w:w="1866" w:type="dxa"/>
            <w:vAlign w:val="center"/>
          </w:tcPr>
          <w:p w14:paraId="0EA68BD3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423" w:type="dxa"/>
            <w:vAlign w:val="center"/>
          </w:tcPr>
          <w:p w14:paraId="264EDC72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Activity</w:t>
            </w:r>
          </w:p>
          <w:p w14:paraId="3A6BBD22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52439246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054F67DE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52505A5B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06 – Delete </w:t>
            </w:r>
          </w:p>
        </w:tc>
        <w:tc>
          <w:tcPr>
            <w:tcW w:w="1457" w:type="dxa"/>
            <w:vAlign w:val="center"/>
          </w:tcPr>
          <w:p w14:paraId="6FA7436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7ED29BCA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695" w:type="dxa"/>
            <w:vAlign w:val="center"/>
          </w:tcPr>
          <w:p w14:paraId="70AF8380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0B5114" w:rsidRPr="005A1B88" w14:paraId="576389EF" w14:textId="77777777" w:rsidTr="00D43C4E">
        <w:tc>
          <w:tcPr>
            <w:tcW w:w="1114" w:type="dxa"/>
          </w:tcPr>
          <w:p w14:paraId="0399858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832" w:type="dxa"/>
            <w:vAlign w:val="center"/>
          </w:tcPr>
          <w:p w14:paraId="33A42E1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3C87E11F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43D43CC6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402C61F4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01B6A84F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0B5114" w:rsidRPr="005A1B88" w14:paraId="1C9D13D4" w14:textId="77777777" w:rsidTr="00D43C4E">
        <w:tc>
          <w:tcPr>
            <w:tcW w:w="1114" w:type="dxa"/>
          </w:tcPr>
          <w:p w14:paraId="20AF684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043F223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0511407A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01E3324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040CC336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78A993EE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49AC6FC2" w14:textId="77777777" w:rsidTr="00D43C4E">
        <w:tc>
          <w:tcPr>
            <w:tcW w:w="1114" w:type="dxa"/>
          </w:tcPr>
          <w:p w14:paraId="510E78D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333DCAB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64975BD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1DAB6D9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498514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72733B0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3450A045" w14:textId="77777777" w:rsidTr="00D43C4E">
        <w:tc>
          <w:tcPr>
            <w:tcW w:w="1114" w:type="dxa"/>
          </w:tcPr>
          <w:p w14:paraId="774834D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81F6A34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583A27E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4A1AA38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7B00A2F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6278187F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230BF1AC" w14:textId="77777777" w:rsidTr="00D43C4E">
        <w:tc>
          <w:tcPr>
            <w:tcW w:w="1114" w:type="dxa"/>
          </w:tcPr>
          <w:p w14:paraId="142152A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5D6BC2FA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  <w:p w14:paraId="0A23DE85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1D1C44C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60880D9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E7E3EA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2C35B275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1C430BAF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p w14:paraId="5323F4E4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p w14:paraId="2576B123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p w14:paraId="55764B2E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p w14:paraId="362EF7C8" w14:textId="77777777" w:rsidR="000B5114" w:rsidRPr="005A1B88" w:rsidRDefault="000B5114" w:rsidP="000B5114">
      <w:pPr>
        <w:pStyle w:val="Heading1"/>
        <w:numPr>
          <w:ilvl w:val="1"/>
          <w:numId w:val="3"/>
        </w:numPr>
        <w:spacing w:before="0"/>
        <w:rPr>
          <w:rFonts w:ascii="Trebuchet MS" w:hAnsi="Trebuchet MS"/>
          <w:color w:val="002060"/>
          <w:sz w:val="24"/>
          <w:szCs w:val="24"/>
        </w:rPr>
      </w:pPr>
      <w:bookmarkStart w:id="15" w:name="_Toc206596808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Output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5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42E485DA" w14:textId="77777777" w:rsidR="000B5114" w:rsidRPr="005A1B88" w:rsidRDefault="000B5114" w:rsidP="000B5114">
      <w:pPr>
        <w:jc w:val="center"/>
        <w:rPr>
          <w:rFonts w:ascii="Trebuchet MS" w:hAnsi="Trebuchet MS" w:cs="Calibri"/>
          <w:b/>
          <w:color w:val="002060"/>
          <w:sz w:val="22"/>
          <w:szCs w:val="22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7"/>
        <w:gridCol w:w="1326"/>
        <w:gridCol w:w="1962"/>
        <w:gridCol w:w="1558"/>
        <w:gridCol w:w="1460"/>
        <w:gridCol w:w="1774"/>
      </w:tblGrid>
      <w:tr w:rsidR="000B5114" w:rsidRPr="00446538" w14:paraId="46666414" w14:textId="77777777" w:rsidTr="00D43C4E">
        <w:trPr>
          <w:trHeight w:val="432"/>
        </w:trPr>
        <w:tc>
          <w:tcPr>
            <w:tcW w:w="1307" w:type="dxa"/>
          </w:tcPr>
          <w:p w14:paraId="53EFE000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347137B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326" w:type="dxa"/>
            <w:vAlign w:val="center"/>
          </w:tcPr>
          <w:p w14:paraId="76744265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 </w:t>
            </w:r>
            <w:proofErr w:type="gramStart"/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(</w:t>
            </w:r>
            <w:proofErr w:type="gram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from Output </w:t>
            </w:r>
            <w:proofErr w:type="gram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Screen )</w:t>
            </w:r>
            <w:proofErr w:type="gramEnd"/>
          </w:p>
        </w:tc>
        <w:tc>
          <w:tcPr>
            <w:tcW w:w="1962" w:type="dxa"/>
            <w:vAlign w:val="center"/>
          </w:tcPr>
          <w:p w14:paraId="65241CB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558" w:type="dxa"/>
            <w:vAlign w:val="center"/>
          </w:tcPr>
          <w:p w14:paraId="356F8F33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Activity </w:t>
            </w:r>
          </w:p>
          <w:p w14:paraId="13D559C4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7AE17D8E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379AAA1F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437D32B7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06 - Delete</w:t>
            </w:r>
          </w:p>
        </w:tc>
        <w:tc>
          <w:tcPr>
            <w:tcW w:w="1460" w:type="dxa"/>
            <w:vAlign w:val="center"/>
          </w:tcPr>
          <w:p w14:paraId="350F6CF3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2BD37148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774" w:type="dxa"/>
            <w:vAlign w:val="center"/>
          </w:tcPr>
          <w:p w14:paraId="69ADAA2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0B5114" w:rsidRPr="005A1B88" w14:paraId="2085F716" w14:textId="77777777" w:rsidTr="00D43C4E">
        <w:tc>
          <w:tcPr>
            <w:tcW w:w="1307" w:type="dxa"/>
          </w:tcPr>
          <w:p w14:paraId="611A240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326" w:type="dxa"/>
            <w:vAlign w:val="center"/>
          </w:tcPr>
          <w:p w14:paraId="42E5662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758BD94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11C4C9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05B3332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46BECB3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0B5114" w:rsidRPr="005A1B88" w14:paraId="27739E3F" w14:textId="77777777" w:rsidTr="00D43C4E">
        <w:tc>
          <w:tcPr>
            <w:tcW w:w="1307" w:type="dxa"/>
          </w:tcPr>
          <w:p w14:paraId="4E64CA21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0BAB243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3F9A003E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2081A5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5BE6A6C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3A99558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B5114" w:rsidRPr="005A1B88" w14:paraId="0D22355D" w14:textId="77777777" w:rsidTr="00D43C4E">
        <w:tc>
          <w:tcPr>
            <w:tcW w:w="1307" w:type="dxa"/>
          </w:tcPr>
          <w:p w14:paraId="198AAE2E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7848E5A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1F9E90A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11F586B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4A8FB1E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05A7B04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7465F2A5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p w14:paraId="061A972F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4526A7A3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6" w:name="_Toc206596809"/>
      <w:r w:rsidRPr="005A1B88">
        <w:rPr>
          <w:rFonts w:ascii="Trebuchet MS" w:hAnsi="Trebuchet MS"/>
          <w:color w:val="002060"/>
          <w:sz w:val="24"/>
          <w:szCs w:val="24"/>
        </w:rPr>
        <w:t>Standard Function Module / BAPI used (Object Name – Function Modules / BAPI)</w:t>
      </w:r>
      <w:bookmarkEnd w:id="16"/>
    </w:p>
    <w:p w14:paraId="76F9EF94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5"/>
        <w:gridCol w:w="1448"/>
        <w:gridCol w:w="1477"/>
        <w:gridCol w:w="1700"/>
        <w:gridCol w:w="2008"/>
        <w:gridCol w:w="1489"/>
      </w:tblGrid>
      <w:tr w:rsidR="000B5114" w:rsidRPr="00446538" w14:paraId="28717A92" w14:textId="77777777" w:rsidTr="00D43C4E">
        <w:trPr>
          <w:trHeight w:val="288"/>
        </w:trPr>
        <w:tc>
          <w:tcPr>
            <w:tcW w:w="1265" w:type="dxa"/>
          </w:tcPr>
          <w:p w14:paraId="6D68F90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48" w:type="dxa"/>
          </w:tcPr>
          <w:p w14:paraId="6F26498C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14:paraId="2AE06F21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7F1414C9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2008" w:type="dxa"/>
            <w:vAlign w:val="center"/>
          </w:tcPr>
          <w:p w14:paraId="406E4E04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89" w:type="dxa"/>
          </w:tcPr>
          <w:p w14:paraId="62B3D7FA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</w:tr>
      <w:tr w:rsidR="000B5114" w:rsidRPr="00446538" w14:paraId="46B368E6" w14:textId="77777777" w:rsidTr="00D43C4E">
        <w:trPr>
          <w:trHeight w:val="288"/>
        </w:trPr>
        <w:tc>
          <w:tcPr>
            <w:tcW w:w="1265" w:type="dxa"/>
          </w:tcPr>
          <w:p w14:paraId="24780A55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448" w:type="dxa"/>
          </w:tcPr>
          <w:p w14:paraId="2C3129C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477" w:type="dxa"/>
            <w:vAlign w:val="center"/>
          </w:tcPr>
          <w:p w14:paraId="751DB640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00" w:type="dxa"/>
          </w:tcPr>
          <w:p w14:paraId="0FE59D1B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2008" w:type="dxa"/>
            <w:vAlign w:val="center"/>
          </w:tcPr>
          <w:p w14:paraId="76C8BEF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489" w:type="dxa"/>
          </w:tcPr>
          <w:p w14:paraId="0E53FA3B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0B5114" w:rsidRPr="005A1B88" w14:paraId="363F9E96" w14:textId="77777777" w:rsidTr="00D43C4E">
        <w:tc>
          <w:tcPr>
            <w:tcW w:w="1265" w:type="dxa"/>
          </w:tcPr>
          <w:p w14:paraId="6BCC139F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448" w:type="dxa"/>
          </w:tcPr>
          <w:p w14:paraId="0F19B353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477" w:type="dxa"/>
          </w:tcPr>
          <w:p w14:paraId="680134AB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00" w:type="dxa"/>
          </w:tcPr>
          <w:p w14:paraId="114E62D5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08" w:type="dxa"/>
          </w:tcPr>
          <w:p w14:paraId="07324FA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89" w:type="dxa"/>
          </w:tcPr>
          <w:p w14:paraId="3025D3EB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41B3AD85" w14:textId="77777777" w:rsidR="000B5114" w:rsidRPr="005A1B88" w:rsidRDefault="000B5114" w:rsidP="000B5114">
      <w:pPr>
        <w:pStyle w:val="Heading1"/>
        <w:ind w:left="1004"/>
        <w:rPr>
          <w:rFonts w:ascii="Trebuchet MS" w:hAnsi="Trebuchet MS"/>
          <w:color w:val="002060"/>
          <w:sz w:val="24"/>
          <w:szCs w:val="24"/>
        </w:rPr>
      </w:pPr>
    </w:p>
    <w:p w14:paraId="251496AB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7" w:name="_Toc206596810"/>
      <w:r w:rsidRPr="005A1B88">
        <w:rPr>
          <w:rFonts w:ascii="Trebuchet MS" w:hAnsi="Trebuchet MS"/>
          <w:color w:val="002060"/>
          <w:sz w:val="24"/>
          <w:szCs w:val="24"/>
        </w:rPr>
        <w:t>Enhancement details (Object - User-Exit / BADI / Routines / Substitution rules)</w:t>
      </w:r>
      <w:bookmarkEnd w:id="17"/>
    </w:p>
    <w:p w14:paraId="21E4DF50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6"/>
        <w:gridCol w:w="906"/>
        <w:gridCol w:w="1000"/>
        <w:gridCol w:w="1541"/>
        <w:gridCol w:w="1578"/>
        <w:gridCol w:w="1877"/>
        <w:gridCol w:w="1319"/>
      </w:tblGrid>
      <w:tr w:rsidR="000B5114" w:rsidRPr="00446538" w14:paraId="0209FF97" w14:textId="77777777" w:rsidTr="00D43C4E">
        <w:trPr>
          <w:trHeight w:val="288"/>
        </w:trPr>
        <w:tc>
          <w:tcPr>
            <w:tcW w:w="1172" w:type="dxa"/>
          </w:tcPr>
          <w:p w14:paraId="6457B49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845" w:type="dxa"/>
          </w:tcPr>
          <w:p w14:paraId="13B7C4F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03" w:type="dxa"/>
          </w:tcPr>
          <w:p w14:paraId="0C0D30B3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567" w:type="dxa"/>
            <w:vAlign w:val="center"/>
          </w:tcPr>
          <w:p w14:paraId="7111F022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585" w:type="dxa"/>
          </w:tcPr>
          <w:p w14:paraId="58362F87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31CA2C87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884" w:type="dxa"/>
            <w:vAlign w:val="center"/>
          </w:tcPr>
          <w:p w14:paraId="341B12C2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331" w:type="dxa"/>
          </w:tcPr>
          <w:p w14:paraId="0DAB5C8B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0B5114" w:rsidRPr="005A1B88" w14:paraId="34DB59B4" w14:textId="77777777" w:rsidTr="00D43C4E">
        <w:tc>
          <w:tcPr>
            <w:tcW w:w="1172" w:type="dxa"/>
          </w:tcPr>
          <w:p w14:paraId="549EF515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845" w:type="dxa"/>
          </w:tcPr>
          <w:p w14:paraId="712D0D6E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03" w:type="dxa"/>
          </w:tcPr>
          <w:p w14:paraId="68692DE5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67" w:type="dxa"/>
          </w:tcPr>
          <w:p w14:paraId="26128AA0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85" w:type="dxa"/>
          </w:tcPr>
          <w:p w14:paraId="305CED3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884" w:type="dxa"/>
          </w:tcPr>
          <w:p w14:paraId="78048588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31" w:type="dxa"/>
          </w:tcPr>
          <w:p w14:paraId="6083A199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5E0D102D" w14:textId="77777777" w:rsidR="000B5114" w:rsidRPr="005A1B88" w:rsidRDefault="000B5114" w:rsidP="000B5114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6327A9F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8" w:name="_Toc206596811"/>
      <w:r w:rsidRPr="005A1B88">
        <w:rPr>
          <w:rFonts w:ascii="Trebuchet MS" w:hAnsi="Trebuchet MS"/>
          <w:color w:val="002060"/>
          <w:sz w:val="24"/>
          <w:szCs w:val="24"/>
        </w:rPr>
        <w:t>Conversion details (Object Name – BDC / BAPI)</w:t>
      </w:r>
      <w:bookmarkEnd w:id="18"/>
    </w:p>
    <w:p w14:paraId="4996EB4B" w14:textId="77777777" w:rsidR="000B5114" w:rsidRPr="00082BB9" w:rsidRDefault="000B5114" w:rsidP="000B5114">
      <w:pPr>
        <w:ind w:left="720"/>
        <w:rPr>
          <w:rFonts w:ascii="Trebuchet MS" w:hAnsi="Trebuchet MS"/>
          <w:color w:val="002060"/>
        </w:rPr>
      </w:pPr>
      <w:proofErr w:type="gramStart"/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>Note :</w:t>
      </w:r>
      <w:proofErr w:type="gramEnd"/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 xml:space="preserve"> Mandatory - Error log / Success log to be displayed at the end with Row &amp; column of the Excel sheet in an ALV report form</w:t>
      </w:r>
    </w:p>
    <w:p w14:paraId="3DCD8BAA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"/>
        <w:gridCol w:w="906"/>
        <w:gridCol w:w="1028"/>
        <w:gridCol w:w="968"/>
        <w:gridCol w:w="1724"/>
        <w:gridCol w:w="1667"/>
        <w:gridCol w:w="2076"/>
      </w:tblGrid>
      <w:tr w:rsidR="000B5114" w:rsidRPr="00446538" w14:paraId="453601A5" w14:textId="77777777" w:rsidTr="00D43C4E">
        <w:trPr>
          <w:trHeight w:val="288"/>
        </w:trPr>
        <w:tc>
          <w:tcPr>
            <w:tcW w:w="1032" w:type="dxa"/>
          </w:tcPr>
          <w:p w14:paraId="1173D66C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3F5A2A9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06" w:type="dxa"/>
          </w:tcPr>
          <w:p w14:paraId="216DF46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246DAE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Object </w:t>
            </w:r>
          </w:p>
        </w:tc>
        <w:tc>
          <w:tcPr>
            <w:tcW w:w="1079" w:type="dxa"/>
          </w:tcPr>
          <w:p w14:paraId="4349B46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D9B9CE0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040" w:type="dxa"/>
            <w:vAlign w:val="center"/>
          </w:tcPr>
          <w:p w14:paraId="55DE3110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820" w:type="dxa"/>
          </w:tcPr>
          <w:p w14:paraId="480D1E09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434" w:type="dxa"/>
            <w:vAlign w:val="center"/>
          </w:tcPr>
          <w:p w14:paraId="3A46165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2076" w:type="dxa"/>
          </w:tcPr>
          <w:p w14:paraId="2DD3BDA1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F1EA1E8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Recording/Variant to test</w:t>
            </w:r>
          </w:p>
        </w:tc>
      </w:tr>
      <w:tr w:rsidR="000B5114" w:rsidRPr="005A1B88" w14:paraId="563C2092" w14:textId="77777777" w:rsidTr="00D43C4E">
        <w:tc>
          <w:tcPr>
            <w:tcW w:w="1032" w:type="dxa"/>
          </w:tcPr>
          <w:p w14:paraId="43E9F1E8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06" w:type="dxa"/>
          </w:tcPr>
          <w:p w14:paraId="00F21864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79" w:type="dxa"/>
          </w:tcPr>
          <w:p w14:paraId="629E7643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40" w:type="dxa"/>
          </w:tcPr>
          <w:p w14:paraId="742BE28C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820" w:type="dxa"/>
          </w:tcPr>
          <w:p w14:paraId="529F03FA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34" w:type="dxa"/>
          </w:tcPr>
          <w:p w14:paraId="3968760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76" w:type="dxa"/>
          </w:tcPr>
          <w:p w14:paraId="7785773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0B5114" w:rsidRPr="005A1B88" w14:paraId="7E0EF203" w14:textId="77777777" w:rsidTr="00D43C4E">
        <w:tc>
          <w:tcPr>
            <w:tcW w:w="1032" w:type="dxa"/>
          </w:tcPr>
          <w:p w14:paraId="5BBA70E8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06" w:type="dxa"/>
          </w:tcPr>
          <w:p w14:paraId="1A8A5564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79" w:type="dxa"/>
          </w:tcPr>
          <w:p w14:paraId="47FAA064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40" w:type="dxa"/>
          </w:tcPr>
          <w:p w14:paraId="74E7E59B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820" w:type="dxa"/>
          </w:tcPr>
          <w:p w14:paraId="7F605DDF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34" w:type="dxa"/>
          </w:tcPr>
          <w:p w14:paraId="2EFE29E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76" w:type="dxa"/>
          </w:tcPr>
          <w:p w14:paraId="6799459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1E676696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7FD747F4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00F05614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9" w:name="_Toc206596812"/>
      <w:r w:rsidRPr="005A1B88">
        <w:rPr>
          <w:rFonts w:ascii="Trebuchet MS" w:hAnsi="Trebuchet MS"/>
          <w:color w:val="002060"/>
          <w:sz w:val="24"/>
          <w:szCs w:val="24"/>
        </w:rPr>
        <w:t>Interface details (Object - RFC / WEBSERVICE – SOAP / REST API)</w:t>
      </w:r>
      <w:bookmarkEnd w:id="19"/>
    </w:p>
    <w:p w14:paraId="1F22E940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3"/>
        <w:gridCol w:w="1227"/>
        <w:gridCol w:w="1157"/>
        <w:gridCol w:w="1216"/>
        <w:gridCol w:w="1722"/>
        <w:gridCol w:w="1667"/>
        <w:gridCol w:w="1255"/>
      </w:tblGrid>
      <w:tr w:rsidR="000B5114" w:rsidRPr="00446538" w14:paraId="213F70C0" w14:textId="77777777" w:rsidTr="00D43C4E">
        <w:trPr>
          <w:trHeight w:val="288"/>
        </w:trPr>
        <w:tc>
          <w:tcPr>
            <w:tcW w:w="1157" w:type="dxa"/>
          </w:tcPr>
          <w:p w14:paraId="195B07A2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440867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55" w:type="dxa"/>
          </w:tcPr>
          <w:p w14:paraId="4A74472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9DBA918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179" w:type="dxa"/>
          </w:tcPr>
          <w:p w14:paraId="2AF2E173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2BFC98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253" w:type="dxa"/>
            <w:vAlign w:val="center"/>
          </w:tcPr>
          <w:p w14:paraId="52A3F8B8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42" w:type="dxa"/>
          </w:tcPr>
          <w:p w14:paraId="77898428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521" w:type="dxa"/>
            <w:vAlign w:val="center"/>
          </w:tcPr>
          <w:p w14:paraId="719FE02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280" w:type="dxa"/>
          </w:tcPr>
          <w:p w14:paraId="1D67081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4AF398C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0B5114" w:rsidRPr="005A1B88" w14:paraId="4E937B52" w14:textId="77777777" w:rsidTr="00D43C4E">
        <w:tc>
          <w:tcPr>
            <w:tcW w:w="1157" w:type="dxa"/>
          </w:tcPr>
          <w:p w14:paraId="19D534C4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55" w:type="dxa"/>
          </w:tcPr>
          <w:p w14:paraId="235613D4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179" w:type="dxa"/>
          </w:tcPr>
          <w:p w14:paraId="38437093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253" w:type="dxa"/>
          </w:tcPr>
          <w:p w14:paraId="0E4298F6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2" w:type="dxa"/>
          </w:tcPr>
          <w:p w14:paraId="2BF2DBE0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521" w:type="dxa"/>
          </w:tcPr>
          <w:p w14:paraId="1EE9F74B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280" w:type="dxa"/>
          </w:tcPr>
          <w:p w14:paraId="10C0C6B3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0B5114" w:rsidRPr="005A1B88" w14:paraId="0BF29129" w14:textId="77777777" w:rsidTr="00D43C4E">
        <w:tc>
          <w:tcPr>
            <w:tcW w:w="1157" w:type="dxa"/>
          </w:tcPr>
          <w:p w14:paraId="0AEEDEC5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5" w:type="dxa"/>
          </w:tcPr>
          <w:p w14:paraId="08E4E737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179" w:type="dxa"/>
          </w:tcPr>
          <w:p w14:paraId="5086CC92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3" w:type="dxa"/>
          </w:tcPr>
          <w:p w14:paraId="5E62E197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742" w:type="dxa"/>
          </w:tcPr>
          <w:p w14:paraId="127554EB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3A4786E6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80" w:type="dxa"/>
          </w:tcPr>
          <w:p w14:paraId="650F02F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73B77EEC" w14:textId="77777777" w:rsidR="000B5114" w:rsidRDefault="000B5114" w:rsidP="000B5114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618D2A4E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0" w:name="_Toc206596813"/>
      <w:r>
        <w:rPr>
          <w:rFonts w:ascii="Trebuchet MS" w:hAnsi="Trebuchet MS"/>
          <w:color w:val="002060"/>
          <w:sz w:val="24"/>
          <w:szCs w:val="24"/>
        </w:rPr>
        <w:t xml:space="preserve">Forms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(Object - </w:t>
      </w:r>
      <w:proofErr w:type="spellStart"/>
      <w:r>
        <w:rPr>
          <w:rFonts w:ascii="Trebuchet MS" w:hAnsi="Trebuchet MS"/>
          <w:color w:val="002060"/>
          <w:sz w:val="24"/>
          <w:szCs w:val="24"/>
        </w:rPr>
        <w:t>Smartforms</w:t>
      </w:r>
      <w:proofErr w:type="spellEnd"/>
      <w:r w:rsidRPr="005A1B88">
        <w:rPr>
          <w:rFonts w:ascii="Trebuchet MS" w:hAnsi="Trebuchet MS"/>
          <w:color w:val="002060"/>
          <w:sz w:val="24"/>
          <w:szCs w:val="24"/>
        </w:rPr>
        <w:t xml:space="preserve"> / </w:t>
      </w:r>
      <w:r>
        <w:rPr>
          <w:rFonts w:ascii="Trebuchet MS" w:hAnsi="Trebuchet MS"/>
          <w:color w:val="002060"/>
          <w:sz w:val="24"/>
          <w:szCs w:val="24"/>
        </w:rPr>
        <w:t>Script</w:t>
      </w:r>
      <w:r w:rsidRPr="005A1B88">
        <w:rPr>
          <w:rFonts w:ascii="Trebuchet MS" w:hAnsi="Trebuchet MS"/>
          <w:color w:val="002060"/>
          <w:sz w:val="24"/>
          <w:szCs w:val="24"/>
        </w:rPr>
        <w:t>)</w:t>
      </w:r>
      <w:bookmarkEnd w:id="20"/>
    </w:p>
    <w:p w14:paraId="7F9CD4DD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42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282"/>
        <w:gridCol w:w="1200"/>
        <w:gridCol w:w="1375"/>
        <w:gridCol w:w="2410"/>
        <w:gridCol w:w="1984"/>
      </w:tblGrid>
      <w:tr w:rsidR="000B5114" w:rsidRPr="00446538" w14:paraId="59A1610F" w14:textId="77777777" w:rsidTr="00D43C4E">
        <w:trPr>
          <w:trHeight w:val="288"/>
        </w:trPr>
        <w:tc>
          <w:tcPr>
            <w:tcW w:w="1170" w:type="dxa"/>
          </w:tcPr>
          <w:p w14:paraId="3E9F1D05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92910AB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82" w:type="dxa"/>
          </w:tcPr>
          <w:p w14:paraId="377177B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70B852C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200" w:type="dxa"/>
          </w:tcPr>
          <w:p w14:paraId="3000B7F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69E1D14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375" w:type="dxa"/>
            <w:vAlign w:val="center"/>
          </w:tcPr>
          <w:p w14:paraId="1ACE516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Printer details</w:t>
            </w:r>
          </w:p>
        </w:tc>
        <w:tc>
          <w:tcPr>
            <w:tcW w:w="2410" w:type="dxa"/>
          </w:tcPr>
          <w:p w14:paraId="78157451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Background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to send on mail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</w:tcPr>
          <w:p w14:paraId="6A1C4574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Output device</w:t>
            </w:r>
          </w:p>
        </w:tc>
      </w:tr>
      <w:tr w:rsidR="000B5114" w:rsidRPr="005A1B88" w14:paraId="3FD5FA63" w14:textId="77777777" w:rsidTr="00D43C4E">
        <w:tc>
          <w:tcPr>
            <w:tcW w:w="1170" w:type="dxa"/>
          </w:tcPr>
          <w:p w14:paraId="1F156833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82" w:type="dxa"/>
          </w:tcPr>
          <w:p w14:paraId="134B27A6" w14:textId="77777777" w:rsidR="000B5114" w:rsidRPr="005A1B88" w:rsidRDefault="00AA09C2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SD01K</w:t>
            </w:r>
          </w:p>
        </w:tc>
        <w:tc>
          <w:tcPr>
            <w:tcW w:w="1200" w:type="dxa"/>
          </w:tcPr>
          <w:p w14:paraId="453CCAD8" w14:textId="77777777" w:rsidR="000B5114" w:rsidRPr="005A1B88" w:rsidRDefault="00AA09C2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Allotment</w:t>
            </w:r>
            <w:r w:rsidR="000B5114">
              <w:rPr>
                <w:rFonts w:ascii="Trebuchet MS" w:hAnsi="Trebuchet MS" w:cs="Arial"/>
                <w:b/>
                <w:sz w:val="20"/>
                <w:szCs w:val="20"/>
              </w:rPr>
              <w:t xml:space="preserve"> Letter</w:t>
            </w:r>
          </w:p>
        </w:tc>
        <w:tc>
          <w:tcPr>
            <w:tcW w:w="1375" w:type="dxa"/>
          </w:tcPr>
          <w:p w14:paraId="483E9B82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24E0984E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73FA627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SAP</w:t>
            </w:r>
          </w:p>
        </w:tc>
      </w:tr>
      <w:tr w:rsidR="000B5114" w:rsidRPr="005A1B88" w14:paraId="75E7227C" w14:textId="77777777" w:rsidTr="00D43C4E">
        <w:tc>
          <w:tcPr>
            <w:tcW w:w="1170" w:type="dxa"/>
          </w:tcPr>
          <w:p w14:paraId="0EF3881A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82" w:type="dxa"/>
          </w:tcPr>
          <w:p w14:paraId="2FB902A5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00" w:type="dxa"/>
          </w:tcPr>
          <w:p w14:paraId="67A74C6E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375" w:type="dxa"/>
          </w:tcPr>
          <w:p w14:paraId="182C05A9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E1D4DF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1B05CDB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3F22E296" w14:textId="77777777" w:rsidR="000B5114" w:rsidRPr="005A1B88" w:rsidRDefault="000B5114" w:rsidP="000B5114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85B71EE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1" w:name="_Toc206596814"/>
      <w:r w:rsidRPr="005A1B88">
        <w:rPr>
          <w:rFonts w:ascii="Trebuchet MS" w:hAnsi="Trebuchet MS"/>
          <w:color w:val="002060"/>
          <w:sz w:val="24"/>
          <w:szCs w:val="24"/>
        </w:rPr>
        <w:t>Email details (Object – Email / SMS)</w:t>
      </w:r>
      <w:bookmarkEnd w:id="21"/>
    </w:p>
    <w:p w14:paraId="272E7E58" w14:textId="77777777" w:rsidR="000B5114" w:rsidRPr="005A1B88" w:rsidRDefault="000B5114" w:rsidP="000B5114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"/>
        <w:gridCol w:w="969"/>
        <w:gridCol w:w="1062"/>
        <w:gridCol w:w="1699"/>
        <w:gridCol w:w="1743"/>
        <w:gridCol w:w="1498"/>
        <w:gridCol w:w="1354"/>
      </w:tblGrid>
      <w:tr w:rsidR="000B5114" w:rsidRPr="00446538" w14:paraId="7033D071" w14:textId="77777777" w:rsidTr="00D43C4E">
        <w:trPr>
          <w:trHeight w:val="211"/>
        </w:trPr>
        <w:tc>
          <w:tcPr>
            <w:tcW w:w="1062" w:type="dxa"/>
          </w:tcPr>
          <w:p w14:paraId="3DB1C95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886D4F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69" w:type="dxa"/>
          </w:tcPr>
          <w:p w14:paraId="17A5F6C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4FA1134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62" w:type="dxa"/>
          </w:tcPr>
          <w:p w14:paraId="1872E5F7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0AECE1B1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699" w:type="dxa"/>
            <w:vAlign w:val="center"/>
          </w:tcPr>
          <w:p w14:paraId="3C9AF62D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ackground)</w:t>
            </w:r>
          </w:p>
        </w:tc>
        <w:tc>
          <w:tcPr>
            <w:tcW w:w="1743" w:type="dxa"/>
          </w:tcPr>
          <w:p w14:paraId="1FE30300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2F6EAFE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Targeted Single/Multiple</w:t>
            </w:r>
          </w:p>
        </w:tc>
        <w:tc>
          <w:tcPr>
            <w:tcW w:w="1498" w:type="dxa"/>
            <w:vAlign w:val="center"/>
          </w:tcPr>
          <w:p w14:paraId="35A203DE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Content of the mail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. Maintain the same in below box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354" w:type="dxa"/>
          </w:tcPr>
          <w:p w14:paraId="237B1D36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51C77FC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Mail ID’s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/Mobile No.</w:t>
            </w:r>
          </w:p>
        </w:tc>
      </w:tr>
      <w:tr w:rsidR="000B5114" w:rsidRPr="005A1B88" w14:paraId="6B6EEADA" w14:textId="77777777" w:rsidTr="00D43C4E">
        <w:tc>
          <w:tcPr>
            <w:tcW w:w="1062" w:type="dxa"/>
          </w:tcPr>
          <w:p w14:paraId="0ED06D59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69" w:type="dxa"/>
          </w:tcPr>
          <w:p w14:paraId="6CFFB131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2" w:type="dxa"/>
          </w:tcPr>
          <w:p w14:paraId="283D980B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699" w:type="dxa"/>
          </w:tcPr>
          <w:p w14:paraId="5DFE9F8F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3" w:type="dxa"/>
          </w:tcPr>
          <w:p w14:paraId="0C3C085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98" w:type="dxa"/>
          </w:tcPr>
          <w:p w14:paraId="7617DD52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54" w:type="dxa"/>
          </w:tcPr>
          <w:p w14:paraId="0C928116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1934A070" w14:textId="77777777" w:rsidR="000B5114" w:rsidRDefault="000B5114" w:rsidP="000B5114">
      <w:pPr>
        <w:ind w:left="360"/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B5114" w:rsidRPr="004E216D" w14:paraId="5BBF309D" w14:textId="77777777" w:rsidTr="00D43C4E">
        <w:tc>
          <w:tcPr>
            <w:tcW w:w="9355" w:type="dxa"/>
          </w:tcPr>
          <w:p w14:paraId="12FBAA41" w14:textId="77777777" w:rsidR="000B5114" w:rsidRPr="004E216D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Email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0B5114" w:rsidRPr="004E216D" w14:paraId="5C6AAEA2" w14:textId="77777777" w:rsidTr="00D43C4E">
        <w:tc>
          <w:tcPr>
            <w:tcW w:w="9355" w:type="dxa"/>
          </w:tcPr>
          <w:p w14:paraId="50B8EF4B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1C0FE8A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43F1DC5C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309F824D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2568562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C47F064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EDE2CD4" w14:textId="77777777" w:rsidR="000B5114" w:rsidRPr="004E216D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03BA732B" w14:textId="77777777" w:rsidR="000B5114" w:rsidRDefault="000B5114" w:rsidP="000B5114">
      <w:pPr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B5114" w:rsidRPr="004E216D" w14:paraId="28B7794D" w14:textId="77777777" w:rsidTr="00D43C4E">
        <w:tc>
          <w:tcPr>
            <w:tcW w:w="9355" w:type="dxa"/>
          </w:tcPr>
          <w:p w14:paraId="22E0E4D5" w14:textId="77777777" w:rsidR="000B5114" w:rsidRPr="004E216D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SMS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0B5114" w:rsidRPr="004E216D" w14:paraId="77F74AF8" w14:textId="77777777" w:rsidTr="00D43C4E">
        <w:tc>
          <w:tcPr>
            <w:tcW w:w="9355" w:type="dxa"/>
          </w:tcPr>
          <w:p w14:paraId="21B5421C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41B5FC6C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DA18350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38378A3A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45BE97C8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3BD19CC9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378AFA5" w14:textId="77777777" w:rsidR="000B5114" w:rsidRPr="004E216D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6503FA03" w14:textId="77777777" w:rsidR="000B5114" w:rsidRDefault="000B5114" w:rsidP="000B5114">
      <w:pPr>
        <w:rPr>
          <w:rFonts w:ascii="Trebuchet MS" w:hAnsi="Trebuchet MS" w:cs="Arial"/>
          <w:bCs/>
          <w:sz w:val="20"/>
          <w:szCs w:val="20"/>
        </w:rPr>
      </w:pPr>
    </w:p>
    <w:p w14:paraId="649B30E9" w14:textId="77777777" w:rsidR="000B5114" w:rsidRPr="005A1B88" w:rsidRDefault="000B5114" w:rsidP="000B5114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0B04319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2" w:name="_Toc206596815"/>
      <w:r w:rsidRPr="005A1B88">
        <w:rPr>
          <w:rFonts w:ascii="Trebuchet MS" w:hAnsi="Trebuchet MS"/>
          <w:color w:val="002060"/>
          <w:sz w:val="24"/>
          <w:szCs w:val="24"/>
        </w:rPr>
        <w:t>Message class</w:t>
      </w:r>
      <w:r>
        <w:rPr>
          <w:rFonts w:ascii="Trebuchet MS" w:hAnsi="Trebuchet MS"/>
          <w:color w:val="002060"/>
          <w:sz w:val="24"/>
          <w:szCs w:val="24"/>
        </w:rPr>
        <w:t xml:space="preserve"> (Mandatory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for </w:t>
      </w:r>
      <w:r>
        <w:rPr>
          <w:rFonts w:ascii="Trebuchet MS" w:hAnsi="Trebuchet MS"/>
          <w:color w:val="002060"/>
          <w:sz w:val="24"/>
          <w:szCs w:val="24"/>
        </w:rPr>
        <w:t xml:space="preserve">all </w:t>
      </w:r>
      <w:r w:rsidRPr="005A1B88">
        <w:rPr>
          <w:rFonts w:ascii="Trebuchet MS" w:hAnsi="Trebuchet MS"/>
          <w:color w:val="002060"/>
          <w:sz w:val="24"/>
          <w:szCs w:val="24"/>
        </w:rPr>
        <w:t>Smart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forms/Reports/Interface/Module pool/BDC/BAPI/Enhancements/Web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Dynpro)</w:t>
      </w:r>
      <w:bookmarkEnd w:id="22"/>
    </w:p>
    <w:p w14:paraId="750AD17F" w14:textId="77777777" w:rsidR="000B5114" w:rsidRPr="00ED58C9" w:rsidRDefault="000B5114" w:rsidP="000B5114">
      <w:pPr>
        <w:ind w:left="720" w:firstLine="89"/>
        <w:jc w:val="both"/>
        <w:rPr>
          <w:rFonts w:ascii="Trebuchet MS" w:hAnsi="Trebuchet MS"/>
          <w:i/>
          <w:color w:val="002060"/>
          <w:sz w:val="20"/>
          <w:szCs w:val="20"/>
        </w:rPr>
      </w:pPr>
    </w:p>
    <w:tbl>
      <w:tblPr>
        <w:tblW w:w="9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1050"/>
        <w:gridCol w:w="1976"/>
        <w:gridCol w:w="3675"/>
        <w:gridCol w:w="1050"/>
        <w:gridCol w:w="1050"/>
      </w:tblGrid>
      <w:tr w:rsidR="000B5114" w:rsidRPr="00446538" w14:paraId="0B037110" w14:textId="77777777" w:rsidTr="00D43C4E">
        <w:trPr>
          <w:trHeight w:val="288"/>
        </w:trPr>
        <w:tc>
          <w:tcPr>
            <w:tcW w:w="988" w:type="dxa"/>
          </w:tcPr>
          <w:p w14:paraId="3B13F6EA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50" w:type="dxa"/>
          </w:tcPr>
          <w:p w14:paraId="07F43991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Class</w:t>
            </w:r>
          </w:p>
        </w:tc>
        <w:tc>
          <w:tcPr>
            <w:tcW w:w="1976" w:type="dxa"/>
            <w:vAlign w:val="center"/>
          </w:tcPr>
          <w:p w14:paraId="3F5118E3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Standard/Custom</w:t>
            </w:r>
          </w:p>
        </w:tc>
        <w:tc>
          <w:tcPr>
            <w:tcW w:w="3675" w:type="dxa"/>
          </w:tcPr>
          <w:p w14:paraId="2534928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Type – (E)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rror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/(I)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nformation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/(S)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ucess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/(W)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arning</w:t>
            </w:r>
            <w:proofErr w:type="spellEnd"/>
          </w:p>
        </w:tc>
        <w:tc>
          <w:tcPr>
            <w:tcW w:w="1050" w:type="dxa"/>
            <w:vAlign w:val="center"/>
          </w:tcPr>
          <w:p w14:paraId="6CE74679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ID Number</w:t>
            </w:r>
          </w:p>
        </w:tc>
        <w:tc>
          <w:tcPr>
            <w:tcW w:w="1050" w:type="dxa"/>
          </w:tcPr>
          <w:p w14:paraId="7F877794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</w:t>
            </w:r>
          </w:p>
        </w:tc>
      </w:tr>
      <w:tr w:rsidR="000B5114" w:rsidRPr="005A1B88" w14:paraId="284E05C0" w14:textId="77777777" w:rsidTr="00D43C4E">
        <w:tc>
          <w:tcPr>
            <w:tcW w:w="988" w:type="dxa"/>
          </w:tcPr>
          <w:p w14:paraId="1E1535E0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050" w:type="dxa"/>
          </w:tcPr>
          <w:p w14:paraId="2EC09BA8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976" w:type="dxa"/>
          </w:tcPr>
          <w:p w14:paraId="2E20483C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675" w:type="dxa"/>
          </w:tcPr>
          <w:p w14:paraId="277FF539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72EF53DC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62711C0D" w14:textId="77777777" w:rsidR="000B5114" w:rsidRPr="005A1B88" w:rsidRDefault="000B5114" w:rsidP="00D43C4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543F6739" w14:textId="77777777" w:rsidR="000B5114" w:rsidRPr="005A1B88" w:rsidRDefault="000B5114" w:rsidP="000B5114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1F67D2B2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3" w:name="_Toc206596816"/>
      <w:r w:rsidRPr="005A1B88">
        <w:rPr>
          <w:rFonts w:ascii="Trebuchet MS" w:hAnsi="Trebuchet MS"/>
          <w:color w:val="002060"/>
          <w:sz w:val="24"/>
          <w:szCs w:val="24"/>
        </w:rPr>
        <w:t>Constant Values</w:t>
      </w:r>
      <w:bookmarkEnd w:id="23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6D0ABA19" w14:textId="77777777" w:rsidR="000B5114" w:rsidRDefault="000B5114" w:rsidP="000B5114">
      <w:pPr>
        <w:jc w:val="center"/>
        <w:rPr>
          <w:rFonts w:ascii="Trebuchet MS" w:hAnsi="Trebuchet MS"/>
          <w:color w:val="002060"/>
          <w:sz w:val="20"/>
          <w:szCs w:val="20"/>
        </w:rPr>
      </w:pPr>
    </w:p>
    <w:tbl>
      <w:tblPr>
        <w:tblW w:w="93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3161"/>
        <w:gridCol w:w="1308"/>
        <w:gridCol w:w="2051"/>
        <w:gridCol w:w="1066"/>
        <w:gridCol w:w="960"/>
      </w:tblGrid>
      <w:tr w:rsidR="000B5114" w:rsidRPr="00446538" w14:paraId="12462A2D" w14:textId="77777777" w:rsidTr="00D43C4E">
        <w:trPr>
          <w:trHeight w:val="288"/>
        </w:trPr>
        <w:tc>
          <w:tcPr>
            <w:tcW w:w="841" w:type="dxa"/>
          </w:tcPr>
          <w:p w14:paraId="4F923D34" w14:textId="77777777" w:rsidR="000B5114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3842D1ED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Client</w:t>
            </w:r>
          </w:p>
        </w:tc>
        <w:tc>
          <w:tcPr>
            <w:tcW w:w="3161" w:type="dxa"/>
          </w:tcPr>
          <w:p w14:paraId="767C495C" w14:textId="77777777" w:rsidR="000B5114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9174D94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Program</w:t>
            </w:r>
          </w:p>
        </w:tc>
        <w:tc>
          <w:tcPr>
            <w:tcW w:w="1308" w:type="dxa"/>
          </w:tcPr>
          <w:p w14:paraId="2E07E3AF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Variable Name</w:t>
            </w:r>
          </w:p>
        </w:tc>
        <w:tc>
          <w:tcPr>
            <w:tcW w:w="2051" w:type="dxa"/>
            <w:vAlign w:val="center"/>
          </w:tcPr>
          <w:p w14:paraId="7FB67DE6" w14:textId="77777777" w:rsidR="000B5114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Selection type </w:t>
            </w:r>
          </w:p>
          <w:p w14:paraId="1708CBC8" w14:textId="77777777" w:rsidR="000B5114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 – Parameter</w:t>
            </w:r>
          </w:p>
          <w:p w14:paraId="477E686F" w14:textId="77777777" w:rsidR="000B5114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 – Selection</w:t>
            </w:r>
          </w:p>
          <w:p w14:paraId="57794DAE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Blank - for any other</w:t>
            </w:r>
          </w:p>
        </w:tc>
        <w:tc>
          <w:tcPr>
            <w:tcW w:w="1066" w:type="dxa"/>
          </w:tcPr>
          <w:p w14:paraId="63A5E081" w14:textId="77777777" w:rsidR="000B5114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Index Number</w:t>
            </w:r>
          </w:p>
        </w:tc>
        <w:tc>
          <w:tcPr>
            <w:tcW w:w="960" w:type="dxa"/>
          </w:tcPr>
          <w:p w14:paraId="6DA29BF6" w14:textId="77777777" w:rsidR="000B5114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Values</w:t>
            </w:r>
          </w:p>
        </w:tc>
      </w:tr>
      <w:tr w:rsidR="000B5114" w:rsidRPr="005A1B88" w14:paraId="45921D00" w14:textId="77777777" w:rsidTr="00D43C4E">
        <w:tc>
          <w:tcPr>
            <w:tcW w:w="841" w:type="dxa"/>
          </w:tcPr>
          <w:p w14:paraId="28CCB2ED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161" w:type="dxa"/>
          </w:tcPr>
          <w:p w14:paraId="4FF8F8E0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308" w:type="dxa"/>
          </w:tcPr>
          <w:p w14:paraId="1D708DDB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2051" w:type="dxa"/>
          </w:tcPr>
          <w:p w14:paraId="01FED44B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6" w:type="dxa"/>
          </w:tcPr>
          <w:p w14:paraId="2822EA89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960" w:type="dxa"/>
          </w:tcPr>
          <w:p w14:paraId="5E8C4078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  <w:tr w:rsidR="000B5114" w:rsidRPr="005A1B88" w14:paraId="30CB23D7" w14:textId="77777777" w:rsidTr="00D43C4E">
        <w:tc>
          <w:tcPr>
            <w:tcW w:w="841" w:type="dxa"/>
          </w:tcPr>
          <w:p w14:paraId="116F67F0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79F31AFB" w14:textId="77777777" w:rsidR="000B5114" w:rsidRDefault="000B5114" w:rsidP="00D43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E5F033E" w14:textId="77777777" w:rsidR="000B5114" w:rsidRDefault="000B5114" w:rsidP="00D43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1E0C6FAA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5E249643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3CA56973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0B5114" w:rsidRPr="005A1B88" w14:paraId="12B63D1E" w14:textId="77777777" w:rsidTr="00D43C4E">
        <w:tc>
          <w:tcPr>
            <w:tcW w:w="841" w:type="dxa"/>
          </w:tcPr>
          <w:p w14:paraId="7C2AB862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0DF07A2C" w14:textId="77777777" w:rsidR="000B5114" w:rsidRDefault="000B5114" w:rsidP="00D43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5D8B931E" w14:textId="77777777" w:rsidR="000B5114" w:rsidRDefault="000B5114" w:rsidP="00D43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4E97DB63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32C8379D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460A42EC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0B5114" w:rsidRPr="005A1B88" w14:paraId="1EC058F0" w14:textId="77777777" w:rsidTr="00D43C4E">
        <w:tc>
          <w:tcPr>
            <w:tcW w:w="841" w:type="dxa"/>
          </w:tcPr>
          <w:p w14:paraId="74535228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3B83B374" w14:textId="77777777" w:rsidR="000B5114" w:rsidRDefault="000B5114" w:rsidP="00D43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46884AC6" w14:textId="77777777" w:rsidR="000B5114" w:rsidRDefault="000B5114" w:rsidP="00D43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75A95B67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7D247793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7B0C37A9" w14:textId="77777777" w:rsidR="000B5114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</w:tbl>
    <w:p w14:paraId="5420C37B" w14:textId="77777777" w:rsidR="000B5114" w:rsidRDefault="000B5114" w:rsidP="000B5114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07F82CCA" w14:textId="77777777" w:rsidR="000B5114" w:rsidRPr="00E857B4" w:rsidRDefault="000B5114" w:rsidP="000B5114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56DAF276" w14:textId="77777777" w:rsidR="000B5114" w:rsidRPr="005A1B88" w:rsidRDefault="000B5114" w:rsidP="000B5114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t>To be provided by Functionals</w:t>
      </w:r>
    </w:p>
    <w:tbl>
      <w:tblPr>
        <w:tblW w:w="94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2199"/>
        <w:gridCol w:w="1827"/>
        <w:gridCol w:w="4017"/>
      </w:tblGrid>
      <w:tr w:rsidR="000B5114" w:rsidRPr="00446538" w14:paraId="4EA1D7AB" w14:textId="77777777" w:rsidTr="00D43C4E">
        <w:trPr>
          <w:trHeight w:val="287"/>
        </w:trPr>
        <w:tc>
          <w:tcPr>
            <w:tcW w:w="1410" w:type="dxa"/>
          </w:tcPr>
          <w:p w14:paraId="289471BC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2199" w:type="dxa"/>
          </w:tcPr>
          <w:p w14:paraId="61DBFD1B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Rule Table Name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827" w:type="dxa"/>
          </w:tcPr>
          <w:p w14:paraId="4F89DD68" w14:textId="77777777" w:rsidR="000B5114" w:rsidRPr="00446538" w:rsidRDefault="000B5114" w:rsidP="00D43C4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017" w:type="dxa"/>
            <w:vAlign w:val="center"/>
          </w:tcPr>
          <w:p w14:paraId="76FFCE7F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0B5114" w:rsidRPr="005A1B88" w14:paraId="20551B9D" w14:textId="77777777" w:rsidTr="00D43C4E">
        <w:trPr>
          <w:trHeight w:val="257"/>
        </w:trPr>
        <w:tc>
          <w:tcPr>
            <w:tcW w:w="1410" w:type="dxa"/>
          </w:tcPr>
          <w:p w14:paraId="31DBACF0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2199" w:type="dxa"/>
          </w:tcPr>
          <w:p w14:paraId="538649A7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VBRK, VBRP, VBPA T001, T001W, MVKE, ADRC, FPLT</w:t>
            </w:r>
          </w:p>
        </w:tc>
        <w:tc>
          <w:tcPr>
            <w:tcW w:w="1827" w:type="dxa"/>
          </w:tcPr>
          <w:p w14:paraId="61C47D08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VBELN, POSNR, ADRNR, ADDRNUMBER, PARVW, BSTDK, MATKL, MVGR2 </w:t>
            </w:r>
          </w:p>
        </w:tc>
        <w:tc>
          <w:tcPr>
            <w:tcW w:w="4017" w:type="dxa"/>
          </w:tcPr>
          <w:p w14:paraId="49FD954A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7C1126CE" w14:textId="77777777" w:rsidR="000B5114" w:rsidRDefault="000B5114" w:rsidP="000B5114">
      <w:pPr>
        <w:rPr>
          <w:rFonts w:ascii="Trebuchet MS" w:hAnsi="Trebuchet MS" w:cs="Arial"/>
          <w:bCs/>
          <w:sz w:val="20"/>
          <w:szCs w:val="20"/>
        </w:rPr>
      </w:pPr>
    </w:p>
    <w:p w14:paraId="390AA5B2" w14:textId="77777777" w:rsidR="000B5114" w:rsidRDefault="000B5114" w:rsidP="000B5114">
      <w:pPr>
        <w:rPr>
          <w:rFonts w:ascii="Trebuchet MS" w:hAnsi="Trebuchet MS" w:cs="Arial"/>
          <w:bCs/>
          <w:sz w:val="20"/>
          <w:szCs w:val="20"/>
        </w:rPr>
      </w:pPr>
    </w:p>
    <w:p w14:paraId="6883770D" w14:textId="77777777" w:rsidR="000B5114" w:rsidRDefault="000B5114" w:rsidP="000B5114">
      <w:pPr>
        <w:rPr>
          <w:rFonts w:ascii="Trebuchet MS" w:hAnsi="Trebuchet MS" w:cs="Arial"/>
          <w:bCs/>
          <w:sz w:val="20"/>
          <w:szCs w:val="20"/>
        </w:rPr>
      </w:pPr>
    </w:p>
    <w:p w14:paraId="167B2250" w14:textId="77777777" w:rsidR="000B5114" w:rsidRPr="005A1B88" w:rsidRDefault="000B5114" w:rsidP="000B5114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lastRenderedPageBreak/>
        <w:t>To be provided by Functionals</w:t>
      </w:r>
    </w:p>
    <w:tbl>
      <w:tblPr>
        <w:tblW w:w="93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4"/>
        <w:gridCol w:w="3418"/>
        <w:gridCol w:w="4552"/>
      </w:tblGrid>
      <w:tr w:rsidR="000B5114" w:rsidRPr="001A76D6" w14:paraId="731CC1FD" w14:textId="77777777" w:rsidTr="00D43C4E">
        <w:trPr>
          <w:trHeight w:val="245"/>
        </w:trPr>
        <w:tc>
          <w:tcPr>
            <w:tcW w:w="1424" w:type="dxa"/>
          </w:tcPr>
          <w:p w14:paraId="0CE022D2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3418" w:type="dxa"/>
          </w:tcPr>
          <w:p w14:paraId="0DA477E8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552" w:type="dxa"/>
            <w:vAlign w:val="center"/>
          </w:tcPr>
          <w:p w14:paraId="7998B9CC" w14:textId="77777777" w:rsidR="000B5114" w:rsidRPr="00446538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0B5114" w:rsidRPr="005A1B88" w14:paraId="58AEE5B3" w14:textId="77777777" w:rsidTr="00D43C4E">
        <w:trPr>
          <w:trHeight w:val="274"/>
        </w:trPr>
        <w:tc>
          <w:tcPr>
            <w:tcW w:w="1424" w:type="dxa"/>
          </w:tcPr>
          <w:p w14:paraId="314B02EB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3418" w:type="dxa"/>
          </w:tcPr>
          <w:p w14:paraId="25BBBC87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4552" w:type="dxa"/>
          </w:tcPr>
          <w:p w14:paraId="2E3C41A3" w14:textId="77777777" w:rsidR="000B5114" w:rsidRPr="005A1B88" w:rsidRDefault="000B5114" w:rsidP="00D43C4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48AEFBEA" w14:textId="77777777" w:rsidR="000B5114" w:rsidRPr="005A1B88" w:rsidRDefault="000B5114" w:rsidP="000B5114">
      <w:pPr>
        <w:rPr>
          <w:rFonts w:ascii="Trebuchet MS" w:hAnsi="Trebuchet MS" w:cs="Arial"/>
          <w:b/>
          <w:sz w:val="20"/>
          <w:szCs w:val="20"/>
        </w:rPr>
      </w:pPr>
    </w:p>
    <w:p w14:paraId="7C030B75" w14:textId="77777777" w:rsidR="000B5114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4" w:name="_Toc206596817"/>
      <w:r w:rsidRPr="005A1B88">
        <w:rPr>
          <w:rFonts w:ascii="Trebuchet MS" w:hAnsi="Trebuchet MS"/>
          <w:color w:val="002060"/>
          <w:sz w:val="24"/>
          <w:szCs w:val="24"/>
        </w:rPr>
        <w:t>Program Logic / Pseudo Code</w:t>
      </w:r>
      <w:bookmarkEnd w:id="24"/>
    </w:p>
    <w:p w14:paraId="1BDB8456" w14:textId="77777777" w:rsidR="000B5114" w:rsidRPr="00F34410" w:rsidRDefault="000B5114" w:rsidP="000B5114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 xml:space="preserve">Input Selection: </w:t>
      </w:r>
    </w:p>
    <w:p w14:paraId="4F70A265" w14:textId="77777777" w:rsidR="000B5114" w:rsidRPr="00F34410" w:rsidRDefault="000B5114" w:rsidP="000B5114">
      <w:pPr>
        <w:rPr>
          <w:rFonts w:ascii="Trebuchet MS" w:hAnsi="Trebuchet MS"/>
          <w:sz w:val="22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09"/>
        <w:gridCol w:w="2552"/>
        <w:gridCol w:w="1701"/>
      </w:tblGrid>
      <w:tr w:rsidR="000B5114" w:rsidRPr="00AD2226" w14:paraId="6DB62EC9" w14:textId="77777777" w:rsidTr="00D43C4E">
        <w:trPr>
          <w:trHeight w:val="323"/>
        </w:trPr>
        <w:tc>
          <w:tcPr>
            <w:tcW w:w="2694" w:type="dxa"/>
            <w:shd w:val="clear" w:color="auto" w:fill="FFC000"/>
            <w:vAlign w:val="center"/>
          </w:tcPr>
          <w:p w14:paraId="2F12DDA6" w14:textId="77777777" w:rsidR="000B5114" w:rsidRPr="00F34410" w:rsidRDefault="000B5114" w:rsidP="00D43C4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Field Description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01CE04CC" w14:textId="77777777" w:rsidR="000B5114" w:rsidRPr="00F34410" w:rsidRDefault="000B5114" w:rsidP="00D43C4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Field Name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579AB144" w14:textId="77777777" w:rsidR="000B5114" w:rsidRPr="00F34410" w:rsidRDefault="000B5114" w:rsidP="00D43C4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sz w:val="22"/>
                <w:szCs w:val="22"/>
              </w:rPr>
              <w:t>Selection Type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648F6F85" w14:textId="77777777" w:rsidR="000B5114" w:rsidRPr="00F34410" w:rsidRDefault="000B5114" w:rsidP="00D43C4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0B5114" w:rsidRPr="00340A4B" w14:paraId="6274BEBC" w14:textId="77777777" w:rsidTr="00D43C4E">
        <w:trPr>
          <w:trHeight w:val="288"/>
        </w:trPr>
        <w:tc>
          <w:tcPr>
            <w:tcW w:w="2694" w:type="dxa"/>
          </w:tcPr>
          <w:p w14:paraId="012DBD53" w14:textId="77777777" w:rsidR="000B5114" w:rsidRDefault="000B5114" w:rsidP="00D43C4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Booking Number</w:t>
            </w:r>
          </w:p>
        </w:tc>
        <w:tc>
          <w:tcPr>
            <w:tcW w:w="2409" w:type="dxa"/>
          </w:tcPr>
          <w:p w14:paraId="52C4C6A2" w14:textId="77777777" w:rsidR="000B5114" w:rsidRDefault="000B5114" w:rsidP="00D43C4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VBELN - VBAK</w:t>
            </w:r>
          </w:p>
        </w:tc>
        <w:tc>
          <w:tcPr>
            <w:tcW w:w="2552" w:type="dxa"/>
          </w:tcPr>
          <w:p w14:paraId="62051881" w14:textId="77777777" w:rsidR="000B5114" w:rsidRPr="00AD2226" w:rsidRDefault="000B5114" w:rsidP="00D43C4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From - To</w:t>
            </w:r>
          </w:p>
        </w:tc>
        <w:tc>
          <w:tcPr>
            <w:tcW w:w="1701" w:type="dxa"/>
          </w:tcPr>
          <w:p w14:paraId="788A087E" w14:textId="77777777" w:rsidR="000B5114" w:rsidRPr="00340A4B" w:rsidRDefault="000B5114" w:rsidP="00D43C4E">
            <w:pPr>
              <w:jc w:val="both"/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Mandatory</w:t>
            </w:r>
          </w:p>
        </w:tc>
      </w:tr>
      <w:tr w:rsidR="000B5114" w:rsidRPr="00340A4B" w14:paraId="24702CDB" w14:textId="77777777" w:rsidTr="00D43C4E">
        <w:trPr>
          <w:trHeight w:val="288"/>
        </w:trPr>
        <w:tc>
          <w:tcPr>
            <w:tcW w:w="2694" w:type="dxa"/>
          </w:tcPr>
          <w:p w14:paraId="33C620F8" w14:textId="77777777" w:rsidR="000B5114" w:rsidRDefault="000B5114" w:rsidP="00D43C4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Project</w:t>
            </w:r>
          </w:p>
        </w:tc>
        <w:tc>
          <w:tcPr>
            <w:tcW w:w="2409" w:type="dxa"/>
          </w:tcPr>
          <w:p w14:paraId="52EB886F" w14:textId="77777777" w:rsidR="000B5114" w:rsidRDefault="000B5114" w:rsidP="00D43C4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WERKS – VBAP</w:t>
            </w:r>
          </w:p>
        </w:tc>
        <w:tc>
          <w:tcPr>
            <w:tcW w:w="2552" w:type="dxa"/>
          </w:tcPr>
          <w:p w14:paraId="30DDE8F6" w14:textId="77777777" w:rsidR="000B5114" w:rsidRDefault="000B5114" w:rsidP="00D43C4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Single Input</w:t>
            </w:r>
          </w:p>
        </w:tc>
        <w:tc>
          <w:tcPr>
            <w:tcW w:w="1701" w:type="dxa"/>
          </w:tcPr>
          <w:p w14:paraId="4C3EE8A7" w14:textId="77777777" w:rsidR="000B5114" w:rsidRPr="00340A4B" w:rsidRDefault="000B5114" w:rsidP="00D43C4E">
            <w:pPr>
              <w:jc w:val="both"/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Mandatory</w:t>
            </w:r>
          </w:p>
        </w:tc>
      </w:tr>
    </w:tbl>
    <w:p w14:paraId="7E758D65" w14:textId="77777777" w:rsidR="000B5114" w:rsidRDefault="000B5114" w:rsidP="000B5114"/>
    <w:p w14:paraId="7EBE5299" w14:textId="77777777" w:rsidR="000B5114" w:rsidRPr="00F34410" w:rsidRDefault="000B5114" w:rsidP="000B5114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>Function Specifications</w:t>
      </w:r>
      <w:r>
        <w:rPr>
          <w:rFonts w:ascii="Trebuchet MS" w:hAnsi="Trebuchet MS"/>
          <w:sz w:val="22"/>
          <w:szCs w:val="22"/>
        </w:rPr>
        <w:t>:</w:t>
      </w:r>
    </w:p>
    <w:p w14:paraId="6673C1F9" w14:textId="77777777" w:rsidR="000B5114" w:rsidRDefault="000B5114" w:rsidP="000B5114"/>
    <w:tbl>
      <w:tblPr>
        <w:tblW w:w="9783" w:type="dxa"/>
        <w:tblLook w:val="04A0" w:firstRow="1" w:lastRow="0" w:firstColumn="1" w:lastColumn="0" w:noHBand="0" w:noVBand="1"/>
      </w:tblPr>
      <w:tblGrid>
        <w:gridCol w:w="569"/>
        <w:gridCol w:w="1985"/>
        <w:gridCol w:w="7229"/>
      </w:tblGrid>
      <w:tr w:rsidR="00F6774F" w:rsidRPr="00F6774F" w14:paraId="121E0A30" w14:textId="77777777" w:rsidTr="008D7458">
        <w:trPr>
          <w:trHeight w:val="30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01E55A2F" w14:textId="77777777" w:rsidR="00F6774F" w:rsidRPr="00F6774F" w:rsidRDefault="00F6774F" w:rsidP="00F6774F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Sl. No.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56C15FB1" w14:textId="77777777" w:rsidR="00F6774F" w:rsidRPr="00F6774F" w:rsidRDefault="00F6774F" w:rsidP="00F6774F">
            <w:pPr>
              <w:rPr>
                <w:rFonts w:ascii="Trebuchet MS" w:hAnsi="Trebuchet MS"/>
                <w:b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b/>
                <w:color w:val="000000"/>
                <w:sz w:val="22"/>
                <w:szCs w:val="22"/>
                <w:lang w:val="en-IN" w:eastAsia="en-IN"/>
              </w:rPr>
              <w:t>Field Name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5380DFFF" w14:textId="77777777" w:rsidR="00F6774F" w:rsidRPr="00F6774F" w:rsidRDefault="00F6774F" w:rsidP="00F6774F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Functional Logic</w:t>
            </w:r>
          </w:p>
        </w:tc>
      </w:tr>
      <w:tr w:rsidR="00F6774F" w:rsidRPr="00F6774F" w14:paraId="6B0FF98B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99108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D9F39" w14:textId="77777777" w:rsidR="00F6774F" w:rsidRPr="00F6774F" w:rsidRDefault="00F6774F" w:rsidP="00F6774F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Heading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213D7" w14:textId="77777777" w:rsidR="00F6774F" w:rsidRPr="00F6774F" w:rsidRDefault="00F6774F" w:rsidP="00F6774F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Allotment Letter</w:t>
            </w:r>
          </w:p>
        </w:tc>
      </w:tr>
      <w:tr w:rsidR="00F6774F" w:rsidRPr="00F6774F" w14:paraId="4E5B7900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52C8D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AFC29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Ref. Number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869B2" w14:textId="77777777" w:rsidR="00F6774F" w:rsidRPr="00F6774F" w:rsidRDefault="00F6774F" w:rsidP="00F6774F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Show as "Line No. 8/ Line No. 7/ VBELN"</w:t>
            </w:r>
          </w:p>
        </w:tc>
      </w:tr>
      <w:tr w:rsidR="00F6774F" w:rsidRPr="00F6774F" w14:paraId="5055334F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3DDCB4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8A7DA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Date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C3475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Sy-Date</w:t>
            </w:r>
          </w:p>
        </w:tc>
      </w:tr>
      <w:tr w:rsidR="00F6774F" w:rsidRPr="00F6774F" w14:paraId="28AD54B0" w14:textId="77777777" w:rsidTr="008D7458">
        <w:trPr>
          <w:trHeight w:val="87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E507D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2AFB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First Applicant Name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9CC7E4" w14:textId="79F1031B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into VBAP &amp; get KUNNR where PARVW = "SP", pass KUNNR in KNA1 &amp; get ADRNR, pass ADRNR into ADDRNUMBER in table ADRC &amp; get (NAME1+NAME2) </w:t>
            </w:r>
          </w:p>
        </w:tc>
      </w:tr>
      <w:tr w:rsidR="00F6774F" w:rsidRPr="00F6774F" w14:paraId="1FD88407" w14:textId="77777777" w:rsidTr="008D7458">
        <w:trPr>
          <w:trHeight w:val="87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6BC21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C0FCF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Co-Applicant 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Name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B75F87" w14:textId="7D42778B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</w:t>
            </w:r>
            <w:r w:rsidR="001C3A2E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</w:t>
            </w: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&amp; get KUNNR where PARVW = "Z1", pass KUNNR in KNA1 &amp; get ADRNR, pass ADRNR into ADDRNUMBER in table ADRC &amp; get (NAME1+NAME2) </w:t>
            </w:r>
          </w:p>
        </w:tc>
      </w:tr>
      <w:tr w:rsidR="00F6774F" w:rsidRPr="00F6774F" w14:paraId="06054B6D" w14:textId="77777777" w:rsidTr="008D7458">
        <w:trPr>
          <w:trHeight w:val="115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DCD0B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00A4B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Address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6C8C7" w14:textId="77777777" w:rsidR="00F6774F" w:rsidRDefault="00F6774F" w:rsidP="00F6774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sz w:val="22"/>
                <w:szCs w:val="22"/>
                <w:lang w:val="en-IN" w:eastAsia="en-IN"/>
              </w:rPr>
              <w:t>Pass VBELN into VBAK &amp; get KUNNR, pass KUNNR in KNA1 &amp; get ADRNR, pass ADRNR into ADDRNUMBER in table ADRC &amp; get STREET, STR_SUPPL1, STR_SUPPL2, STR_SUPPL3, CITY1</w:t>
            </w:r>
          </w:p>
          <w:p w14:paraId="49E10E9D" w14:textId="77777777" w:rsidR="008B17DF" w:rsidRDefault="008B17DF" w:rsidP="00F6774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</w:p>
          <w:p w14:paraId="59FA791F" w14:textId="77777777" w:rsidR="008B17DF" w:rsidRPr="007C79CB" w:rsidRDefault="008B17DF" w:rsidP="008B17DF">
            <w:pPr>
              <w:rPr>
                <w:rFonts w:ascii="Aptos Narrow" w:hAnsi="Aptos Narrow"/>
                <w:b/>
                <w:bCs/>
                <w:sz w:val="22"/>
                <w:szCs w:val="22"/>
                <w:lang w:val="en-IN" w:eastAsia="en-IN"/>
              </w:rPr>
            </w:pPr>
            <w:r w:rsidRPr="007C79CB">
              <w:rPr>
                <w:rFonts w:ascii="Aptos Narrow" w:hAnsi="Aptos Narrow"/>
                <w:b/>
                <w:bCs/>
                <w:sz w:val="22"/>
                <w:szCs w:val="22"/>
                <w:lang w:val="en-IN" w:eastAsia="en-IN"/>
              </w:rPr>
              <w:t>Updated</w:t>
            </w:r>
          </w:p>
          <w:p w14:paraId="0957BD49" w14:textId="79057D2A" w:rsidR="008B17DF" w:rsidRPr="00F6774F" w:rsidRDefault="008B17DF" w:rsidP="008B17D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7C79CB">
              <w:rPr>
                <w:rFonts w:ascii="Aptos Narrow" w:hAnsi="Aptos Narrow"/>
                <w:sz w:val="22"/>
                <w:szCs w:val="22"/>
                <w:highlight w:val="yellow"/>
                <w:lang w:val="en-IN" w:eastAsia="en-IN"/>
              </w:rPr>
              <w:t>Pass VBELN into VBAK &amp; get KUNNR, p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ass KUNNR into KNA1 &amp; get ADRNR, pass ADRNR into ADDRNUMBER in table ADRC &amp; get STREET, STR_SUPPL1, STR_SUPPL2, STR_SUPPL3, CITY1, </w:t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{State}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, POST_CODE1, </w:t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{Country}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. 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br/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{State}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– get REGIO, pass REGIO in BLAND in table T005S &amp; get BEZEI where LAND1 = “IN”.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br/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{Country}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– get LAND1 &amp; pass LAND1 in table T005 &amp; get LANDX.</w:t>
            </w:r>
          </w:p>
        </w:tc>
      </w:tr>
      <w:tr w:rsidR="00F6774F" w:rsidRPr="00F6774F" w14:paraId="28D11922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B4707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09462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Number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96053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Pass VBELN into VBAP &amp; get ARKTX where MATKL is "Z01 and Z02"</w:t>
            </w:r>
          </w:p>
        </w:tc>
      </w:tr>
      <w:tr w:rsidR="00F6774F" w:rsidRPr="00F6774F" w14:paraId="565F7F0A" w14:textId="77777777" w:rsidTr="008D7458">
        <w:trPr>
          <w:trHeight w:val="87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E040A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DF9E8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Tower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58FFF1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into VBAP 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&amp;  get</w:t>
            </w:r>
            <w:proofErr w:type="gramEnd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MATNR where MATKL is "Z01 and Z02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" ,pass</w:t>
            </w:r>
            <w:proofErr w:type="gramEnd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MATNR into MVKE get MVGR2, pass MVGR2 into TVM2T &amp; get BEZEI</w:t>
            </w:r>
          </w:p>
        </w:tc>
      </w:tr>
      <w:tr w:rsidR="00F6774F" w:rsidRPr="00F6774F" w14:paraId="06AC84A9" w14:textId="77777777" w:rsidTr="008D7458">
        <w:trPr>
          <w:trHeight w:val="33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98F35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179F4D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Number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1 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7058A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7</w:t>
            </w:r>
          </w:p>
        </w:tc>
      </w:tr>
      <w:tr w:rsidR="00F6774F" w:rsidRPr="00F6774F" w14:paraId="7D583982" w14:textId="77777777" w:rsidTr="008D7458">
        <w:trPr>
          <w:trHeight w:val="33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9EEE2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E2360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Tower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1 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FFA74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8</w:t>
            </w:r>
          </w:p>
        </w:tc>
      </w:tr>
      <w:tr w:rsidR="00F6774F" w:rsidRPr="00F6774F" w14:paraId="2106E8E5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33CB8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D287F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M2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(1 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77F2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"CARPET_AREA_M2".</w:t>
            </w:r>
          </w:p>
        </w:tc>
      </w:tr>
      <w:tr w:rsidR="00F6774F" w:rsidRPr="00F6774F" w14:paraId="15649FFA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216339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lastRenderedPageBreak/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846D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FT2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(1 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37F3A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"CARPET_AREA_FT2".</w:t>
            </w:r>
          </w:p>
        </w:tc>
      </w:tr>
      <w:tr w:rsidR="00F6774F" w:rsidRPr="00F6774F" w14:paraId="52428E49" w14:textId="77777777" w:rsidTr="008D7458">
        <w:trPr>
          <w:trHeight w:val="66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59ED5F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42E27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Total Agreement Value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(1 Pg. 1)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B6370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 VBAP &amp; get NETWR where MATKL = "Z01 &amp; Z02". </w:t>
            </w: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(</w:t>
            </w:r>
            <w:r w:rsidRPr="00F6774F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Numeric</w:t>
            </w: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&amp; Words)</w:t>
            </w:r>
          </w:p>
        </w:tc>
      </w:tr>
      <w:tr w:rsidR="00F6774F" w:rsidRPr="00F6774F" w14:paraId="4E9AC590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9751D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EB746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Main Applicant Signature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2)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9B4D2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4</w:t>
            </w:r>
          </w:p>
        </w:tc>
      </w:tr>
      <w:tr w:rsidR="00F6774F" w:rsidRPr="00F6774F" w14:paraId="4DF794A7" w14:textId="77777777" w:rsidTr="008D7458">
        <w:trPr>
          <w:trHeight w:val="33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9A0705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C1F44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Number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81C05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7</w:t>
            </w:r>
          </w:p>
        </w:tc>
      </w:tr>
      <w:tr w:rsidR="00F6774F" w:rsidRPr="00F6774F" w14:paraId="523D1188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EA449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414A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M2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27346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11</w:t>
            </w:r>
          </w:p>
        </w:tc>
      </w:tr>
      <w:tr w:rsidR="00F6774F" w:rsidRPr="00F6774F" w14:paraId="4C3CF18D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D67BBB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568EF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FT2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774E9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12</w:t>
            </w:r>
          </w:p>
        </w:tc>
      </w:tr>
      <w:tr w:rsidR="00F6774F" w:rsidRPr="00F6774F" w14:paraId="6F1DCB94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B7F12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6AF01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Balcony Area M2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448E8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"BALCONY_AREA_M2".</w:t>
            </w:r>
          </w:p>
        </w:tc>
      </w:tr>
      <w:tr w:rsidR="00F6774F" w:rsidRPr="00F6774F" w14:paraId="0DCCA1D7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17DF7B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54F1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Balcony Area FT2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91F24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"BALCONY_AREA_FT2".</w:t>
            </w:r>
          </w:p>
        </w:tc>
      </w:tr>
      <w:tr w:rsidR="00F6774F" w:rsidRPr="00F6774F" w14:paraId="72629FF2" w14:textId="77777777" w:rsidTr="008D7458">
        <w:trPr>
          <w:trHeight w:val="87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96F06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522A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Floor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03D75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into VBAP 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&amp;  get</w:t>
            </w:r>
            <w:proofErr w:type="gramEnd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MATNR where MATKL is "Z01 and Z02</w:t>
            </w: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" ,pass</w:t>
            </w:r>
            <w:proofErr w:type="gramEnd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MATNR into MVKE get MVGR3, pass MVGR3 into TVM3T &amp; get BEZEI</w:t>
            </w:r>
          </w:p>
        </w:tc>
      </w:tr>
      <w:tr w:rsidR="00F6774F" w:rsidRPr="00F6774F" w14:paraId="0CE63DE9" w14:textId="77777777" w:rsidTr="008D7458">
        <w:trPr>
          <w:trHeight w:val="33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9EFD13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FACFA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Tower 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BBBF4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8</w:t>
            </w:r>
          </w:p>
        </w:tc>
      </w:tr>
      <w:tr w:rsidR="00F6774F" w:rsidRPr="00F6774F" w14:paraId="44112132" w14:textId="77777777" w:rsidTr="008D7458">
        <w:trPr>
          <w:trHeight w:val="57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1C4F2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D65B0" w14:textId="77777777" w:rsidR="00F6774F" w:rsidRPr="00F6774F" w:rsidRDefault="00F6774F" w:rsidP="00F6774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sz w:val="22"/>
                <w:szCs w:val="22"/>
                <w:lang w:val="en-IN" w:eastAsia="en-IN"/>
              </w:rPr>
              <w:t xml:space="preserve">Undivided Share FT2 </w:t>
            </w:r>
            <w:r w:rsidRPr="00F6774F">
              <w:rPr>
                <w:rFonts w:ascii="Trebuchet MS" w:hAnsi="Trebuchet MS"/>
                <w:b/>
                <w:bCs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2C875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"UNDIVIDED_SHARE_FT2".</w:t>
            </w:r>
          </w:p>
        </w:tc>
      </w:tr>
      <w:tr w:rsidR="00F6774F" w:rsidRPr="00F6774F" w14:paraId="2A07C016" w14:textId="77777777" w:rsidTr="008D7458">
        <w:trPr>
          <w:trHeight w:val="57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35C32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4CC9F" w14:textId="77777777" w:rsidR="00F6774F" w:rsidRPr="00F6774F" w:rsidRDefault="00F6774F" w:rsidP="00F6774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sz w:val="22"/>
                <w:szCs w:val="22"/>
                <w:lang w:val="en-IN" w:eastAsia="en-IN"/>
              </w:rPr>
              <w:t xml:space="preserve">Undivided Share M2 </w:t>
            </w:r>
            <w:r w:rsidRPr="00F6774F">
              <w:rPr>
                <w:rFonts w:ascii="Trebuchet MS" w:hAnsi="Trebuchet MS"/>
                <w:b/>
                <w:bCs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ABD2A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"UNDIVIDED_SHARE_M2".</w:t>
            </w:r>
          </w:p>
        </w:tc>
      </w:tr>
      <w:tr w:rsidR="00F6774F" w:rsidRPr="00F6774F" w14:paraId="64C24E1B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0DEF1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579F3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Boundary East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4342B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"BOUNDARY_EAST".</w:t>
            </w:r>
          </w:p>
        </w:tc>
      </w:tr>
      <w:tr w:rsidR="00F6774F" w:rsidRPr="00F6774F" w14:paraId="54AD9DF4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B3EA6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DF1BCE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Boundary West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A7BD5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"BOUNDARY_WEST".</w:t>
            </w:r>
          </w:p>
        </w:tc>
      </w:tr>
      <w:tr w:rsidR="00F6774F" w:rsidRPr="00F6774F" w14:paraId="5AA750F2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9171FC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E89F2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Boundary North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EC1A3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"BOUNDARY_NORTH".</w:t>
            </w:r>
          </w:p>
        </w:tc>
      </w:tr>
      <w:tr w:rsidR="00F6774F" w:rsidRPr="00F6774F" w14:paraId="3AC81909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93FBC" w14:textId="7777777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EF7C0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Unit Boundary South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33C2B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"BOUNDARY_SOUTH".</w:t>
            </w:r>
          </w:p>
        </w:tc>
      </w:tr>
      <w:tr w:rsidR="008D7458" w:rsidRPr="00F6774F" w14:paraId="4B1E0A0F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1B412" w14:textId="76BDEEB6" w:rsidR="008D7458" w:rsidRPr="00F6774F" w:rsidRDefault="00C35E7B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85FF71" w14:textId="74F70B2F" w:rsidR="008D7458" w:rsidRPr="00F6774F" w:rsidRDefault="003E78C4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3E78C4">
              <w:rPr>
                <w:rFonts w:ascii="Trebuchet MS" w:hAnsi="Trebuchet MS"/>
                <w:color w:val="000000"/>
                <w:sz w:val="22"/>
                <w:szCs w:val="22"/>
                <w:lang w:eastAsia="en-IN"/>
              </w:rPr>
              <w:t xml:space="preserve">Payment Stages </w:t>
            </w:r>
            <w:r w:rsidRPr="00C35E7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eastAsia="en-IN"/>
              </w:rPr>
              <w:t>(Table, Pg. 4)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A550EA" w14:textId="6AB76F82" w:rsidR="008D7458" w:rsidRPr="00F6774F" w:rsidRDefault="004527AE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4527AE">
              <w:rPr>
                <w:rFonts w:ascii="Trebuchet MS" w:hAnsi="Trebuchet MS"/>
                <w:color w:val="000000"/>
                <w:sz w:val="22"/>
                <w:szCs w:val="22"/>
                <w:lang w:eastAsia="en-IN"/>
              </w:rPr>
              <w:t>Pass VBELN into VBAP &amp; get POSNR where MATKL = “Z01 &amp; Z02”, Pass VBELN &amp; POSNR in VBKD &amp; get FPLNR, pass FPLNR into FPLT &amp; get MLBEZ, pass MLBEZ into MLSTN in table T433T &amp; get MSTXT where SPRAS = “EN”</w:t>
            </w:r>
          </w:p>
        </w:tc>
      </w:tr>
      <w:tr w:rsidR="008D7458" w:rsidRPr="00F6774F" w14:paraId="6CE937D9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ED12B" w14:textId="765C6555" w:rsidR="008D7458" w:rsidRPr="00F6774F" w:rsidRDefault="00C35E7B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2B48A4" w14:textId="09749F09" w:rsidR="008D7458" w:rsidRPr="00F6774F" w:rsidRDefault="00C35E7B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C35E7B">
              <w:rPr>
                <w:rFonts w:ascii="Trebuchet MS" w:hAnsi="Trebuchet MS"/>
                <w:color w:val="000000"/>
                <w:sz w:val="22"/>
                <w:szCs w:val="22"/>
                <w:lang w:eastAsia="en-IN"/>
              </w:rPr>
              <w:t xml:space="preserve">Cumulative Percentage of Payment </w:t>
            </w:r>
            <w:r w:rsidRPr="00C35E7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eastAsia="en-IN"/>
              </w:rPr>
              <w:t>(Table, Pg. 4)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EBCAE" w14:textId="15BD6535" w:rsidR="008D7458" w:rsidRPr="00F6774F" w:rsidRDefault="003E78C4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C35E7B">
              <w:rPr>
                <w:rFonts w:ascii="Trebuchet MS" w:hAnsi="Trebuchet MS"/>
                <w:color w:val="EE0000"/>
                <w:sz w:val="22"/>
                <w:szCs w:val="22"/>
                <w:lang w:eastAsia="en-IN"/>
              </w:rPr>
              <w:t>Sum of all above percentages (Refer Line no. 30)</w:t>
            </w:r>
          </w:p>
        </w:tc>
      </w:tr>
      <w:tr w:rsidR="008D7458" w:rsidRPr="008D7458" w14:paraId="439735EC" w14:textId="77777777" w:rsidTr="008D7458">
        <w:trPr>
          <w:trHeight w:val="58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F7B57" w14:textId="44747A4F" w:rsidR="008D7458" w:rsidRPr="008D7458" w:rsidRDefault="00C35E7B" w:rsidP="00F6774F">
            <w:pPr>
              <w:jc w:val="right"/>
              <w:rPr>
                <w:rFonts w:ascii="Trebuchet MS" w:hAnsi="Trebuchet MS"/>
                <w:color w:val="EE0000"/>
                <w:sz w:val="22"/>
                <w:szCs w:val="22"/>
                <w:lang w:val="en-IN" w:eastAsia="en-IN"/>
              </w:rPr>
            </w:pPr>
            <w:r w:rsidRPr="00C35E7B">
              <w:rPr>
                <w:rFonts w:ascii="Trebuchet MS" w:hAnsi="Trebuchet MS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3B83B0" w14:textId="6B7E5075" w:rsidR="008D7458" w:rsidRPr="00C35E7B" w:rsidRDefault="003E78C4" w:rsidP="00F6774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C35E7B">
              <w:rPr>
                <w:rFonts w:ascii="Trebuchet MS" w:hAnsi="Trebuchet MS"/>
                <w:sz w:val="22"/>
                <w:szCs w:val="22"/>
                <w:lang w:eastAsia="en-IN"/>
              </w:rPr>
              <w:t xml:space="preserve">Percentage of Payment for the concerned stage </w:t>
            </w:r>
            <w:r w:rsidRPr="00C35E7B">
              <w:rPr>
                <w:rFonts w:ascii="Trebuchet MS" w:hAnsi="Trebuchet MS"/>
                <w:b/>
                <w:bCs/>
                <w:sz w:val="22"/>
                <w:szCs w:val="22"/>
                <w:lang w:eastAsia="en-IN"/>
              </w:rPr>
              <w:t>(Table, Pg. 4)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37AA91" w14:textId="4E03D5B0" w:rsidR="008D7458" w:rsidRPr="00C35E7B" w:rsidRDefault="003E78C4" w:rsidP="00F6774F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C35E7B">
              <w:rPr>
                <w:rFonts w:ascii="Trebuchet MS" w:hAnsi="Trebuchet MS"/>
                <w:sz w:val="22"/>
                <w:szCs w:val="22"/>
                <w:lang w:eastAsia="en-IN"/>
              </w:rPr>
              <w:t>Pass VBELN into VBAP &amp; get POSNR where MATKL = “Z01 &amp; Z02”, Pass VBELN &amp; POSNR in VBKD &amp; get FPLNR, pass FPLNR into FPLT &amp; get FPROZ where MLBEZ = Line no. 28.</w:t>
            </w:r>
          </w:p>
        </w:tc>
      </w:tr>
      <w:tr w:rsidR="00F6774F" w:rsidRPr="00F6774F" w14:paraId="64119AC8" w14:textId="77777777" w:rsidTr="008D7458">
        <w:trPr>
          <w:trHeight w:val="115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538D3" w14:textId="2862471B" w:rsidR="00F6774F" w:rsidRPr="00F6774F" w:rsidRDefault="00C35E7B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1C63B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Advance Maintenance Charge towards organization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5)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E7529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KNUMV_ANA and POSNR where MATKL = "Z01 &amp; Z02". Pass KNUMV_ANA, POSNR into KNUMV, KPOSN in table PRCD_ELEMENTS &amp; get KWERT where KSCHL = "Z0SD"</w:t>
            </w:r>
          </w:p>
        </w:tc>
      </w:tr>
      <w:tr w:rsidR="00F6774F" w:rsidRPr="00F6774F" w14:paraId="2B51EF64" w14:textId="77777777" w:rsidTr="008D7458">
        <w:trPr>
          <w:trHeight w:val="115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6BD249" w14:textId="5BACD5D4" w:rsidR="00F6774F" w:rsidRPr="00F6774F" w:rsidRDefault="00C35E7B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lastRenderedPageBreak/>
              <w:t>32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EF603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Advance Maintenance Charge towards apex body of society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5)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0B379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KNUMV_ANA and POSNR where MATKL = "Z01 &amp; Z02". Pass KNUMV_ANA, POSNR into KNUMV, KPOSN in table PRCD_ELEMENTS &amp; get KWERT where KSCHL = "ZTMC"</w:t>
            </w:r>
          </w:p>
        </w:tc>
      </w:tr>
      <w:tr w:rsidR="00F6774F" w:rsidRPr="00F6774F" w14:paraId="282ED224" w14:textId="77777777" w:rsidTr="008D7458">
        <w:trPr>
          <w:trHeight w:val="1155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99F48" w14:textId="7B065BC7" w:rsidR="00F6774F" w:rsidRPr="00F6774F" w:rsidRDefault="00C35E7B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40395D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Deposit towards organization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5)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58512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KNUMV_ANA and POSNR where MATKL = "Z01 &amp; Z02". Pass KNUMV_ANA, POSNR into KNUMV, KPOSN in table PRCD_ELEMENTS &amp; get KWERT where KSCHL = "ZSMC"</w:t>
            </w:r>
          </w:p>
        </w:tc>
      </w:tr>
      <w:tr w:rsidR="00F6774F" w:rsidRPr="00F6774F" w14:paraId="5C0AE0B0" w14:textId="77777777" w:rsidTr="008D7458">
        <w:trPr>
          <w:trHeight w:val="6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07750" w14:textId="02238108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  <w:r w:rsidR="00C35E7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DEF6F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Deposit towards apex body of society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 5)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75814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into VBAP &amp; get NETWR where MATNR = "Township Deposit". </w:t>
            </w:r>
          </w:p>
        </w:tc>
      </w:tr>
      <w:tr w:rsidR="00F6774F" w:rsidRPr="00F6774F" w14:paraId="3AD9DF7E" w14:textId="77777777" w:rsidTr="008D7458">
        <w:trPr>
          <w:trHeight w:val="30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AAF95" w14:textId="1F641B11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  <w:r w:rsidR="00C35E7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EB355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Total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(Pg.5)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02934D" w14:textId="77777777" w:rsidR="00F6774F" w:rsidRPr="00F6774F" w:rsidRDefault="00F6774F" w:rsidP="00F6774F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Sum of Line Number 28,29,30,31</w:t>
            </w:r>
          </w:p>
        </w:tc>
      </w:tr>
      <w:tr w:rsidR="00F6774F" w:rsidRPr="00F6774F" w14:paraId="3424C45B" w14:textId="77777777" w:rsidTr="008D7458">
        <w:trPr>
          <w:trHeight w:val="66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FBB8A" w14:textId="685ACE44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  <w:r w:rsidR="00C35E7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A8403" w14:textId="77777777" w:rsidR="00F6774F" w:rsidRPr="00F6774F" w:rsidRDefault="00F6774F" w:rsidP="00F6774F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Total Agreement Value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 xml:space="preserve"> (a Pg. 6)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9729A1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 VBAP &amp; get NETWR where MATKL = "Z01 &amp; Z02". </w:t>
            </w: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(</w:t>
            </w:r>
            <w:r w:rsidRPr="00F6774F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Numeric</w:t>
            </w: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&amp; Words)</w:t>
            </w:r>
          </w:p>
        </w:tc>
      </w:tr>
      <w:tr w:rsidR="00F6774F" w:rsidRPr="00F6774F" w14:paraId="2A9A9CF1" w14:textId="77777777" w:rsidTr="008D7458">
        <w:trPr>
          <w:trHeight w:val="144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D99C0" w14:textId="0B5DAF27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  <w:r w:rsidR="00C35E7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00131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Earnest Money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(a Pg. 6)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A6F40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AUBEL in table VBRP &amp; get VBELN of VBRP where MATKL = "Z01 &amp; Z02", pass VBELN of VBRP into VBRK &amp; get BELNR where FKSTO is INITIAL. Pass BELNR into REBZG in table BSID &amp; get DMBTR where SHKZG = "H".</w:t>
            </w: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(</w:t>
            </w:r>
            <w:r w:rsidRPr="00F6774F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Numeric</w:t>
            </w:r>
            <w:r w:rsidRPr="00F6774F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&amp; Words)</w:t>
            </w:r>
          </w:p>
        </w:tc>
      </w:tr>
      <w:tr w:rsidR="00F6774F" w:rsidRPr="00F6774F" w14:paraId="5CAC1423" w14:textId="77777777" w:rsidTr="008D7458">
        <w:trPr>
          <w:trHeight w:val="660"/>
        </w:trPr>
        <w:tc>
          <w:tcPr>
            <w:tcW w:w="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38B9B" w14:textId="5881FA68" w:rsidR="00F6774F" w:rsidRPr="00F6774F" w:rsidRDefault="00F6774F" w:rsidP="00F6774F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  <w:r w:rsidR="00C35E7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F5E10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Balance Sale Consideration </w:t>
            </w:r>
            <w:r w:rsidRPr="00F6774F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(a Pg. 6)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8561A" w14:textId="77777777" w:rsidR="00F6774F" w:rsidRPr="00F6774F" w:rsidRDefault="00F6774F" w:rsidP="00F6774F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6774F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Subtract Line No. 34 from Line 33 (Total Agreement Value - Earnest Money)</w:t>
            </w:r>
          </w:p>
        </w:tc>
      </w:tr>
    </w:tbl>
    <w:p w14:paraId="508D63BF" w14:textId="77777777" w:rsidR="00F6774F" w:rsidRDefault="00F6774F" w:rsidP="000B5114"/>
    <w:p w14:paraId="5B3878D7" w14:textId="77777777" w:rsidR="000B5114" w:rsidRDefault="000B5114" w:rsidP="000B5114"/>
    <w:p w14:paraId="2080C3DF" w14:textId="77777777" w:rsidR="00D76B4F" w:rsidRDefault="00D76B4F" w:rsidP="000B5114">
      <w:pPr>
        <w:rPr>
          <w:b/>
        </w:rPr>
      </w:pPr>
      <w:proofErr w:type="gramStart"/>
      <w:r w:rsidRPr="00D76B4F">
        <w:rPr>
          <w:b/>
          <w:highlight w:val="yellow"/>
        </w:rPr>
        <w:t>Note :</w:t>
      </w:r>
      <w:proofErr w:type="gramEnd"/>
      <w:r w:rsidRPr="00D76B4F">
        <w:rPr>
          <w:b/>
          <w:highlight w:val="yellow"/>
        </w:rPr>
        <w:t xml:space="preserve"> Co-Applicant Details depends on PARVW = Z1 to Z5.</w:t>
      </w:r>
    </w:p>
    <w:p w14:paraId="06E70DD8" w14:textId="77777777" w:rsidR="00D76B4F" w:rsidRPr="00D76B4F" w:rsidRDefault="00D76B4F" w:rsidP="000B5114">
      <w:pPr>
        <w:rPr>
          <w:b/>
        </w:rPr>
      </w:pPr>
    </w:p>
    <w:bookmarkStart w:id="25" w:name="_MON_1821020674"/>
    <w:bookmarkEnd w:id="25"/>
    <w:p w14:paraId="690AC40D" w14:textId="2EB33E38" w:rsidR="000B5114" w:rsidRDefault="00892F86" w:rsidP="000B5114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object w:dxaOrig="1311" w:dyaOrig="849" w14:anchorId="17F041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5pt;height:42.5pt" o:ole="">
            <v:imagedata r:id="rId7" o:title=""/>
          </v:shape>
          <o:OLEObject Type="Embed" ProgID="Word.Document.8" ShapeID="_x0000_i1025" DrawAspect="Icon" ObjectID="_1823260738" r:id="rId8">
            <o:FieldCodes>\s</o:FieldCodes>
          </o:OLEObject>
        </w:object>
      </w:r>
    </w:p>
    <w:p w14:paraId="0CADBB8A" w14:textId="77777777" w:rsidR="000B5114" w:rsidRDefault="000B5114" w:rsidP="000B5114">
      <w:pPr>
        <w:rPr>
          <w:rFonts w:ascii="Trebuchet MS" w:hAnsi="Trebuchet MS"/>
          <w:sz w:val="22"/>
          <w:szCs w:val="22"/>
        </w:rPr>
      </w:pPr>
    </w:p>
    <w:p w14:paraId="00005F4C" w14:textId="77777777" w:rsidR="000B5114" w:rsidRPr="005A1B88" w:rsidRDefault="000B5114" w:rsidP="000B5114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6" w:name="_Toc206596818"/>
      <w:r w:rsidRPr="005A1B88">
        <w:rPr>
          <w:rFonts w:ascii="Trebuchet MS" w:hAnsi="Trebuchet MS"/>
          <w:color w:val="002060"/>
          <w:sz w:val="24"/>
          <w:szCs w:val="24"/>
        </w:rPr>
        <w:t>Test cases</w:t>
      </w:r>
      <w:r>
        <w:rPr>
          <w:rFonts w:ascii="Trebuchet MS" w:hAnsi="Trebuchet MS"/>
          <w:color w:val="002060"/>
          <w:sz w:val="24"/>
          <w:szCs w:val="24"/>
        </w:rPr>
        <w:t xml:space="preserve"> / Variant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– </w:t>
      </w:r>
      <w:r>
        <w:rPr>
          <w:rFonts w:ascii="Trebuchet MS" w:hAnsi="Trebuchet MS"/>
          <w:color w:val="002060"/>
          <w:sz w:val="24"/>
          <w:szCs w:val="24"/>
        </w:rPr>
        <w:t>(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Mandatory </w:t>
      </w:r>
      <w:r>
        <w:rPr>
          <w:rFonts w:ascii="Trebuchet MS" w:hAnsi="Trebuchet MS"/>
          <w:color w:val="002060"/>
          <w:sz w:val="24"/>
          <w:szCs w:val="24"/>
        </w:rPr>
        <w:t xml:space="preserve">- </w:t>
      </w:r>
      <w:r w:rsidRPr="005A1B88">
        <w:rPr>
          <w:rFonts w:ascii="Trebuchet MS" w:hAnsi="Trebuchet MS"/>
          <w:color w:val="002060"/>
          <w:sz w:val="24"/>
          <w:szCs w:val="24"/>
        </w:rPr>
        <w:t>based on test cases logic to be provided)</w:t>
      </w:r>
      <w:bookmarkEnd w:id="26"/>
    </w:p>
    <w:p w14:paraId="2954A8FF" w14:textId="77777777" w:rsidR="000B5114" w:rsidRDefault="000B5114" w:rsidP="000B5114"/>
    <w:p w14:paraId="2FE415EE" w14:textId="77777777" w:rsidR="000B5114" w:rsidRPr="005A1B88" w:rsidRDefault="000B5114" w:rsidP="000B5114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7" w:name="_Toc206596819"/>
      <w:r w:rsidRPr="005A1B88">
        <w:rPr>
          <w:rFonts w:ascii="Trebuchet MS" w:hAnsi="Trebuchet MS"/>
          <w:color w:val="002060"/>
          <w:sz w:val="24"/>
          <w:szCs w:val="24"/>
        </w:rPr>
        <w:t xml:space="preserve">Logic to fetch the data </w:t>
      </w:r>
      <w:r>
        <w:rPr>
          <w:rFonts w:ascii="Trebuchet MS" w:hAnsi="Trebuchet MS"/>
          <w:color w:val="002060"/>
          <w:sz w:val="24"/>
          <w:szCs w:val="24"/>
        </w:rPr>
        <w:t xml:space="preserve">and calculations </w:t>
      </w:r>
      <w:r w:rsidRPr="005A1B88">
        <w:rPr>
          <w:rFonts w:ascii="Trebuchet MS" w:hAnsi="Trebuchet MS"/>
          <w:color w:val="002060"/>
          <w:sz w:val="24"/>
          <w:szCs w:val="24"/>
        </w:rPr>
        <w:t>other than the selection screen fields.</w:t>
      </w:r>
      <w:bookmarkEnd w:id="27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925"/>
      </w:tblGrid>
      <w:tr w:rsidR="000B5114" w:rsidRPr="004E216D" w14:paraId="7108FA85" w14:textId="77777777" w:rsidTr="00D43C4E">
        <w:trPr>
          <w:trHeight w:val="432"/>
        </w:trPr>
        <w:tc>
          <w:tcPr>
            <w:tcW w:w="1274" w:type="dxa"/>
          </w:tcPr>
          <w:p w14:paraId="5C2A242D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Version </w:t>
            </w:r>
          </w:p>
          <w:p w14:paraId="57BAAE95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No</w:t>
            </w:r>
          </w:p>
        </w:tc>
        <w:tc>
          <w:tcPr>
            <w:tcW w:w="1306" w:type="dxa"/>
            <w:vAlign w:val="center"/>
          </w:tcPr>
          <w:p w14:paraId="2FC87AF9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79" w:type="dxa"/>
            <w:vAlign w:val="center"/>
          </w:tcPr>
          <w:p w14:paraId="39226B10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457" w:type="dxa"/>
            <w:vAlign w:val="center"/>
          </w:tcPr>
          <w:p w14:paraId="78721F06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971" w:type="dxa"/>
            <w:vAlign w:val="center"/>
          </w:tcPr>
          <w:p w14:paraId="4D1D1DB1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0B5114" w:rsidRPr="001A4E66" w14:paraId="42F828AE" w14:textId="77777777" w:rsidTr="00D43C4E">
        <w:trPr>
          <w:trHeight w:val="432"/>
        </w:trPr>
        <w:tc>
          <w:tcPr>
            <w:tcW w:w="1274" w:type="dxa"/>
          </w:tcPr>
          <w:p w14:paraId="007FBDC0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1A4E66">
              <w:rPr>
                <w:rFonts w:ascii="Trebuchet MS" w:hAnsi="Trebuchet MS"/>
                <w:sz w:val="22"/>
                <w:szCs w:val="22"/>
              </w:rPr>
              <w:t>V 1.0</w:t>
            </w:r>
          </w:p>
        </w:tc>
        <w:tc>
          <w:tcPr>
            <w:tcW w:w="1306" w:type="dxa"/>
            <w:vAlign w:val="center"/>
          </w:tcPr>
          <w:p w14:paraId="3F9F24EC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79" w:type="dxa"/>
            <w:vAlign w:val="center"/>
          </w:tcPr>
          <w:p w14:paraId="57585816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457" w:type="dxa"/>
            <w:vAlign w:val="center"/>
          </w:tcPr>
          <w:p w14:paraId="73382DF0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971" w:type="dxa"/>
            <w:vAlign w:val="center"/>
          </w:tcPr>
          <w:p w14:paraId="4D474A3F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0B5114" w:rsidRPr="001A4E66" w14:paraId="58AADDF0" w14:textId="77777777" w:rsidTr="00D43C4E">
        <w:trPr>
          <w:trHeight w:val="432"/>
        </w:trPr>
        <w:tc>
          <w:tcPr>
            <w:tcW w:w="1274" w:type="dxa"/>
          </w:tcPr>
          <w:p w14:paraId="453D743A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61A0A6D1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6B2C8048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25423AA0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78CFD853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0B5114" w:rsidRPr="001A4E66" w14:paraId="185053BE" w14:textId="77777777" w:rsidTr="00D43C4E">
        <w:trPr>
          <w:trHeight w:val="432"/>
        </w:trPr>
        <w:tc>
          <w:tcPr>
            <w:tcW w:w="1274" w:type="dxa"/>
          </w:tcPr>
          <w:p w14:paraId="2E112EB5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6439AC85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139C5132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6EE3ADB3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2F8B9142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0B5114" w:rsidRPr="001A4E66" w14:paraId="5815228C" w14:textId="77777777" w:rsidTr="00D43C4E">
        <w:trPr>
          <w:trHeight w:val="432"/>
        </w:trPr>
        <w:tc>
          <w:tcPr>
            <w:tcW w:w="1274" w:type="dxa"/>
          </w:tcPr>
          <w:p w14:paraId="5CA94D6E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660C51A5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01A51B3C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36127CAD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7E45D54F" w14:textId="77777777" w:rsidR="000B5114" w:rsidRPr="001A4E66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3DDB2F99" w14:textId="77777777" w:rsidR="000B5114" w:rsidRPr="001A4E66" w:rsidRDefault="000B5114" w:rsidP="000B5114">
      <w:pPr>
        <w:rPr>
          <w:rFonts w:ascii="Trebuchet MS" w:hAnsi="Trebuchet MS"/>
          <w:sz w:val="22"/>
          <w:szCs w:val="22"/>
        </w:rPr>
      </w:pPr>
    </w:p>
    <w:p w14:paraId="1CBDD926" w14:textId="77777777" w:rsidR="000B5114" w:rsidRPr="005A1B88" w:rsidRDefault="000B5114" w:rsidP="000B5114">
      <w:pPr>
        <w:rPr>
          <w:rFonts w:ascii="Trebuchet MS" w:hAnsi="Trebuchet MS"/>
        </w:rPr>
      </w:pP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0"/>
      </w:tblGrid>
      <w:tr w:rsidR="000B5114" w:rsidRPr="004E216D" w14:paraId="510DBF87" w14:textId="77777777" w:rsidTr="00D43C4E">
        <w:tc>
          <w:tcPr>
            <w:tcW w:w="9100" w:type="dxa"/>
          </w:tcPr>
          <w:p w14:paraId="3A40551B" w14:textId="77777777" w:rsidR="000B5114" w:rsidRPr="004E216D" w:rsidRDefault="000B5114" w:rsidP="00D43C4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0B5114" w:rsidRPr="004E216D" w14:paraId="51DFF092" w14:textId="77777777" w:rsidTr="00D43C4E">
        <w:tc>
          <w:tcPr>
            <w:tcW w:w="9100" w:type="dxa"/>
          </w:tcPr>
          <w:p w14:paraId="17798C44" w14:textId="77777777" w:rsidR="000B5114" w:rsidRDefault="000B5114" w:rsidP="00D43C4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NA</w:t>
            </w:r>
          </w:p>
          <w:p w14:paraId="2D06C799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8240994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9905A2B" w14:textId="77777777" w:rsidR="000B5114" w:rsidRPr="004E216D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171CFFC9" w14:textId="77777777" w:rsidR="000B5114" w:rsidRPr="005A1B88" w:rsidRDefault="000B5114" w:rsidP="000B5114">
      <w:pPr>
        <w:rPr>
          <w:rFonts w:ascii="Trebuchet MS" w:hAnsi="Trebuchet MS"/>
          <w:color w:val="FFFFFF"/>
        </w:rPr>
      </w:pPr>
    </w:p>
    <w:p w14:paraId="4E8D8754" w14:textId="77777777" w:rsidR="000B5114" w:rsidRPr="005A1B88" w:rsidRDefault="000B5114" w:rsidP="000B5114">
      <w:pPr>
        <w:rPr>
          <w:rFonts w:ascii="Trebuchet MS" w:hAnsi="Trebuchet MS"/>
        </w:rPr>
      </w:pPr>
    </w:p>
    <w:p w14:paraId="268D7C08" w14:textId="77777777" w:rsidR="000B5114" w:rsidRPr="005A1B88" w:rsidRDefault="000B5114" w:rsidP="000B5114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8" w:name="_Toc206596820"/>
      <w:r w:rsidRPr="005A1B88">
        <w:rPr>
          <w:rFonts w:ascii="Trebuchet MS" w:hAnsi="Trebuchet MS"/>
          <w:color w:val="002060"/>
          <w:sz w:val="24"/>
          <w:szCs w:val="24"/>
        </w:rPr>
        <w:t>Logic to display data along with output format</w:t>
      </w:r>
      <w:bookmarkEnd w:id="28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647"/>
      </w:tblGrid>
      <w:tr w:rsidR="000B5114" w:rsidRPr="004E216D" w14:paraId="10A97555" w14:textId="77777777" w:rsidTr="00D43C4E">
        <w:trPr>
          <w:trHeight w:val="432"/>
        </w:trPr>
        <w:tc>
          <w:tcPr>
            <w:tcW w:w="1259" w:type="dxa"/>
          </w:tcPr>
          <w:p w14:paraId="1CDC0292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  <w:p w14:paraId="3F5B4F57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No</w:t>
            </w:r>
          </w:p>
        </w:tc>
        <w:tc>
          <w:tcPr>
            <w:tcW w:w="1279" w:type="dxa"/>
            <w:vAlign w:val="center"/>
          </w:tcPr>
          <w:p w14:paraId="2CFF8E34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49" w:type="dxa"/>
            <w:vAlign w:val="center"/>
          </w:tcPr>
          <w:p w14:paraId="62FF334F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349" w:type="dxa"/>
            <w:vAlign w:val="center"/>
          </w:tcPr>
          <w:p w14:paraId="73605668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647" w:type="dxa"/>
            <w:vAlign w:val="center"/>
          </w:tcPr>
          <w:p w14:paraId="51DFC586" w14:textId="77777777" w:rsidR="000B5114" w:rsidRPr="004E216D" w:rsidRDefault="000B5114" w:rsidP="00D43C4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0B5114" w:rsidRPr="00F95FCA" w14:paraId="5D0F773A" w14:textId="77777777" w:rsidTr="00D43C4E">
        <w:trPr>
          <w:trHeight w:val="432"/>
        </w:trPr>
        <w:tc>
          <w:tcPr>
            <w:tcW w:w="1259" w:type="dxa"/>
          </w:tcPr>
          <w:p w14:paraId="5006F493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279" w:type="dxa"/>
            <w:vAlign w:val="center"/>
          </w:tcPr>
          <w:p w14:paraId="35E19C2C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49" w:type="dxa"/>
            <w:vAlign w:val="center"/>
          </w:tcPr>
          <w:p w14:paraId="2B3105A0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349" w:type="dxa"/>
            <w:vAlign w:val="center"/>
          </w:tcPr>
          <w:p w14:paraId="12B18319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647" w:type="dxa"/>
            <w:vAlign w:val="center"/>
          </w:tcPr>
          <w:p w14:paraId="3EFF23DC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0B5114" w:rsidRPr="00F95FCA" w14:paraId="2E5A02EE" w14:textId="77777777" w:rsidTr="00D43C4E">
        <w:trPr>
          <w:trHeight w:val="432"/>
        </w:trPr>
        <w:tc>
          <w:tcPr>
            <w:tcW w:w="1259" w:type="dxa"/>
          </w:tcPr>
          <w:p w14:paraId="355DD0C6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6B1F1A90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234AEFF7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0CE48EB5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37435D2B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0B5114" w:rsidRPr="00F95FCA" w14:paraId="0D52CF96" w14:textId="77777777" w:rsidTr="00D43C4E">
        <w:trPr>
          <w:trHeight w:val="432"/>
        </w:trPr>
        <w:tc>
          <w:tcPr>
            <w:tcW w:w="1259" w:type="dxa"/>
          </w:tcPr>
          <w:p w14:paraId="4E2F22CD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0156F11C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7F6C8274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00D5A0B2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1E8271C2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0B5114" w:rsidRPr="00F95FCA" w14:paraId="52191129" w14:textId="77777777" w:rsidTr="00D43C4E">
        <w:trPr>
          <w:trHeight w:val="432"/>
        </w:trPr>
        <w:tc>
          <w:tcPr>
            <w:tcW w:w="1259" w:type="dxa"/>
          </w:tcPr>
          <w:p w14:paraId="3CF25DA2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38FEF185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27845F6C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1C4D7F7D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64209C4D" w14:textId="77777777" w:rsidR="000B5114" w:rsidRPr="00F95FCA" w:rsidRDefault="000B5114" w:rsidP="00D43C4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26B42DE9" w14:textId="77777777" w:rsidR="000B5114" w:rsidRPr="00F95FCA" w:rsidRDefault="000B5114" w:rsidP="000B5114">
      <w:pPr>
        <w:jc w:val="center"/>
        <w:rPr>
          <w:rFonts w:ascii="Trebuchet MS" w:hAnsi="Trebuchet MS"/>
          <w:sz w:val="22"/>
          <w:szCs w:val="22"/>
        </w:rPr>
      </w:pP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0B5114" w:rsidRPr="004E216D" w14:paraId="08D2AE51" w14:textId="77777777" w:rsidTr="00D43C4E">
        <w:tc>
          <w:tcPr>
            <w:tcW w:w="8930" w:type="dxa"/>
          </w:tcPr>
          <w:p w14:paraId="6951F937" w14:textId="77777777" w:rsidR="000B5114" w:rsidRPr="004E216D" w:rsidRDefault="000B5114" w:rsidP="00D43C4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0B5114" w:rsidRPr="004E216D" w14:paraId="151E9B7F" w14:textId="77777777" w:rsidTr="00D43C4E">
        <w:tc>
          <w:tcPr>
            <w:tcW w:w="8930" w:type="dxa"/>
          </w:tcPr>
          <w:p w14:paraId="15760C28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CBD0CE1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BA41657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0F9D229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B003E79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36957AF" w14:textId="77777777" w:rsidR="000B5114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B55C977" w14:textId="77777777" w:rsidR="000B5114" w:rsidRPr="004E216D" w:rsidRDefault="000B5114" w:rsidP="00D43C4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524012A1" w14:textId="77777777" w:rsidR="000B5114" w:rsidRPr="005A1B88" w:rsidRDefault="000B5114" w:rsidP="000B5114">
      <w:pPr>
        <w:rPr>
          <w:rFonts w:ascii="Trebuchet MS" w:hAnsi="Trebuchet MS"/>
        </w:rPr>
      </w:pPr>
    </w:p>
    <w:p w14:paraId="7F178CDE" w14:textId="77777777" w:rsidR="000B5114" w:rsidRDefault="000B5114" w:rsidP="000B5114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9" w:name="_Toc206596821"/>
      <w:r w:rsidRPr="005A1B88">
        <w:rPr>
          <w:rFonts w:ascii="Trebuchet MS" w:hAnsi="Trebuchet MS"/>
          <w:color w:val="002060"/>
          <w:sz w:val="24"/>
          <w:szCs w:val="24"/>
        </w:rPr>
        <w:t xml:space="preserve">Output format in Excel and / or </w:t>
      </w:r>
      <w:proofErr w:type="gramStart"/>
      <w:r w:rsidRPr="005A1B88">
        <w:rPr>
          <w:rFonts w:ascii="Trebuchet MS" w:hAnsi="Trebuchet MS"/>
          <w:color w:val="002060"/>
          <w:sz w:val="24"/>
          <w:szCs w:val="24"/>
        </w:rPr>
        <w:t>Other</w:t>
      </w:r>
      <w:proofErr w:type="gramEnd"/>
      <w:r w:rsidRPr="005A1B88">
        <w:rPr>
          <w:rFonts w:ascii="Trebuchet MS" w:hAnsi="Trebuchet MS"/>
          <w:color w:val="002060"/>
          <w:sz w:val="24"/>
          <w:szCs w:val="24"/>
        </w:rPr>
        <w:t xml:space="preserve"> format to be attached or mention below</w:t>
      </w:r>
      <w:bookmarkEnd w:id="29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45840D72" w14:textId="77777777" w:rsidR="000B5114" w:rsidRPr="005A1B88" w:rsidRDefault="000B5114" w:rsidP="000B5114">
      <w:pPr>
        <w:rPr>
          <w:rFonts w:ascii="Trebuchet MS" w:hAnsi="Trebuchet MS" w:cs="Arial"/>
          <w:sz w:val="20"/>
          <w:szCs w:val="20"/>
        </w:rPr>
      </w:pPr>
    </w:p>
    <w:p w14:paraId="76049E5C" w14:textId="77777777" w:rsidR="000B5114" w:rsidRPr="005A1B88" w:rsidRDefault="000B5114" w:rsidP="000B5114">
      <w:pPr>
        <w:ind w:left="567"/>
        <w:rPr>
          <w:rFonts w:ascii="Trebuchet MS" w:hAnsi="Trebuchet MS" w:cs="Arial"/>
          <w:sz w:val="20"/>
          <w:szCs w:val="20"/>
        </w:rPr>
      </w:pPr>
    </w:p>
    <w:p w14:paraId="2A3C285C" w14:textId="77777777" w:rsidR="000B5114" w:rsidRPr="005A1B88" w:rsidRDefault="000B5114" w:rsidP="000B5114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30" w:name="_Toc206596822"/>
      <w:r w:rsidRPr="005A1B88">
        <w:rPr>
          <w:rFonts w:ascii="Trebuchet MS" w:hAnsi="Trebuchet MS"/>
          <w:color w:val="002060"/>
          <w:sz w:val="24"/>
          <w:szCs w:val="24"/>
        </w:rPr>
        <w:t>Special Requirement (if any)</w:t>
      </w:r>
      <w:bookmarkEnd w:id="30"/>
    </w:p>
    <w:p w14:paraId="60E50B7D" w14:textId="77777777" w:rsidR="000B5114" w:rsidRPr="005A1B88" w:rsidRDefault="000B5114" w:rsidP="000B5114">
      <w:pPr>
        <w:ind w:left="72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4DF6B1D8" w14:textId="77777777" w:rsidR="000B5114" w:rsidRPr="005A1B88" w:rsidRDefault="000B5114" w:rsidP="000B5114">
      <w:pPr>
        <w:rPr>
          <w:rFonts w:ascii="Trebuchet MS" w:hAnsi="Trebuchet MS"/>
        </w:rPr>
      </w:pPr>
    </w:p>
    <w:p w14:paraId="0C1199D7" w14:textId="77777777" w:rsidR="000B5114" w:rsidRPr="005A1B88" w:rsidRDefault="000B5114" w:rsidP="000B5114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1" w:name="_Toc206596823"/>
      <w:r w:rsidRPr="005A1B88">
        <w:rPr>
          <w:rFonts w:ascii="Trebuchet MS" w:hAnsi="Trebuchet MS"/>
          <w:color w:val="002060"/>
          <w:sz w:val="24"/>
          <w:szCs w:val="24"/>
        </w:rPr>
        <w:t>Assumption/Notes</w:t>
      </w:r>
      <w:bookmarkEnd w:id="31"/>
    </w:p>
    <w:p w14:paraId="1A4795F0" w14:textId="77777777" w:rsidR="000B5114" w:rsidRPr="005A1B88" w:rsidRDefault="000B5114" w:rsidP="000B5114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   NA</w:t>
      </w:r>
    </w:p>
    <w:p w14:paraId="474FE0F1" w14:textId="77777777" w:rsidR="000B5114" w:rsidRPr="005A1B88" w:rsidRDefault="000B5114" w:rsidP="000B5114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2" w:name="_Toc206596824"/>
      <w:bookmarkStart w:id="33" w:name="_Hlk514251034"/>
      <w:r w:rsidRPr="005A1B88">
        <w:rPr>
          <w:rFonts w:ascii="Trebuchet MS" w:hAnsi="Trebuchet MS"/>
          <w:color w:val="002060"/>
          <w:sz w:val="24"/>
          <w:szCs w:val="24"/>
        </w:rPr>
        <w:t>Annexure</w:t>
      </w:r>
      <w:bookmarkEnd w:id="32"/>
    </w:p>
    <w:bookmarkEnd w:id="33"/>
    <w:p w14:paraId="5E7565B3" w14:textId="77777777" w:rsidR="000B5114" w:rsidRPr="005A1B88" w:rsidRDefault="000B5114" w:rsidP="000B5114">
      <w:pPr>
        <w:ind w:left="63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58CB704C" w14:textId="77777777" w:rsidR="000B5114" w:rsidRPr="005A1B88" w:rsidRDefault="000B5114" w:rsidP="000B5114">
      <w:pPr>
        <w:rPr>
          <w:rFonts w:ascii="Trebuchet MS" w:hAnsi="Trebuchet MS"/>
          <w:sz w:val="20"/>
          <w:szCs w:val="20"/>
        </w:rPr>
      </w:pPr>
    </w:p>
    <w:p w14:paraId="0F9FFF82" w14:textId="77777777" w:rsidR="000B5114" w:rsidRPr="005A1B88" w:rsidRDefault="000B5114" w:rsidP="000B5114">
      <w:pPr>
        <w:jc w:val="both"/>
        <w:rPr>
          <w:rFonts w:ascii="Trebuchet MS" w:hAnsi="Trebuchet MS"/>
          <w:sz w:val="22"/>
          <w:szCs w:val="22"/>
        </w:rPr>
      </w:pPr>
    </w:p>
    <w:p w14:paraId="0819E749" w14:textId="77777777" w:rsidR="000B5114" w:rsidRDefault="000B5114" w:rsidP="000B5114"/>
    <w:p w14:paraId="64CA92D1" w14:textId="77777777" w:rsidR="000B5114" w:rsidRDefault="000B5114" w:rsidP="000B5114"/>
    <w:p w14:paraId="4A6F37B6" w14:textId="77777777" w:rsidR="000B5114" w:rsidRDefault="000B5114" w:rsidP="000B5114"/>
    <w:p w14:paraId="27B92E84" w14:textId="77777777" w:rsidR="00E75718" w:rsidRDefault="00E75718"/>
    <w:sectPr w:rsidR="00E75718" w:rsidSect="0095521E">
      <w:headerReference w:type="default" r:id="rId9"/>
      <w:footerReference w:type="default" r:id="rId10"/>
      <w:pgSz w:w="11907" w:h="16840" w:code="9"/>
      <w:pgMar w:top="568" w:right="992" w:bottom="1259" w:left="1276" w:header="431" w:footer="14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FC9A0" w14:textId="77777777" w:rsidR="00D114E0" w:rsidRDefault="00D114E0">
      <w:r>
        <w:separator/>
      </w:r>
    </w:p>
  </w:endnote>
  <w:endnote w:type="continuationSeparator" w:id="0">
    <w:p w14:paraId="674F26F3" w14:textId="77777777" w:rsidR="00D114E0" w:rsidRDefault="00D1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A5C2" w14:textId="77777777" w:rsidR="00C0343C" w:rsidRPr="007F7EA3" w:rsidRDefault="00AA09C2" w:rsidP="0095521E">
    <w:pPr>
      <w:pStyle w:val="Footer"/>
      <w:tabs>
        <w:tab w:val="clear" w:pos="4320"/>
        <w:tab w:val="clear" w:pos="8640"/>
      </w:tabs>
      <w:rPr>
        <w:rFonts w:ascii="Calibri Light" w:hAnsi="Calibri Light" w:cs="Calibri Light"/>
        <w:bCs/>
        <w:color w:val="00B0F0"/>
        <w:sz w:val="20"/>
        <w:szCs w:val="20"/>
      </w:rPr>
    </w:pPr>
    <w:r w:rsidRPr="007F7EA3">
      <w:rPr>
        <w:rFonts w:ascii="Calibri Light" w:hAnsi="Calibri Light" w:cs="Calibri Light"/>
        <w:bCs/>
        <w:color w:val="00B0F0"/>
        <w:sz w:val="20"/>
        <w:szCs w:val="20"/>
      </w:rPr>
      <w:t>Company Confidential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  <w:t xml:space="preserve"> Functional Specification Document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Pg.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PAGE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F6774F">
      <w:rPr>
        <w:rFonts w:ascii="Calibri Light" w:hAnsi="Calibri Light" w:cs="Calibri Light"/>
        <w:bCs/>
        <w:noProof/>
        <w:color w:val="00B0F0"/>
        <w:sz w:val="20"/>
        <w:szCs w:val="20"/>
      </w:rPr>
      <w:t>10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 of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NUMPAGES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F6774F">
      <w:rPr>
        <w:rFonts w:ascii="Calibri Light" w:hAnsi="Calibri Light" w:cs="Calibri Light"/>
        <w:bCs/>
        <w:noProof/>
        <w:color w:val="00B0F0"/>
        <w:sz w:val="20"/>
        <w:szCs w:val="20"/>
      </w:rPr>
      <w:t>11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D523" w14:textId="77777777" w:rsidR="00D114E0" w:rsidRDefault="00D114E0">
      <w:r>
        <w:separator/>
      </w:r>
    </w:p>
  </w:footnote>
  <w:footnote w:type="continuationSeparator" w:id="0">
    <w:p w14:paraId="4D5A76CF" w14:textId="77777777" w:rsidR="00D114E0" w:rsidRDefault="00D11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18F8" w14:textId="77777777" w:rsidR="00C0343C" w:rsidRDefault="00AA09C2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664405" wp14:editId="6C4C27F7">
              <wp:simplePos x="0" y="0"/>
              <wp:positionH relativeFrom="page">
                <wp:posOffset>190500</wp:posOffset>
              </wp:positionH>
              <wp:positionV relativeFrom="page">
                <wp:posOffset>257175</wp:posOffset>
              </wp:positionV>
              <wp:extent cx="7156450" cy="10134600"/>
              <wp:effectExtent l="0" t="0" r="17780" b="13970"/>
              <wp:wrapNone/>
              <wp:docPr id="45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6450" cy="1013460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E936648" id="Rectangle 5" o:spid="_x0000_s1026" style="position:absolute;margin-left:15pt;margin-top:20.25pt;width:563.5pt;height:798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" filled="f" strokecolor="#767171" strokeweight="1.25pt">
              <v:path arrowok="t"/>
              <w10:wrap anchorx="page" anchory="page"/>
            </v:rect>
          </w:pict>
        </mc:Fallback>
      </mc:AlternateContent>
    </w:r>
  </w:p>
  <w:p w14:paraId="3F67BE55" w14:textId="77777777" w:rsidR="00C0343C" w:rsidRDefault="00AA09C2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sz w:val="32"/>
      </w:rPr>
      <w:t xml:space="preserve">    </w:t>
    </w:r>
    <w:r w:rsidRPr="00FC024C">
      <w:rPr>
        <w:noProof/>
        <w:sz w:val="32"/>
        <w:lang w:val="en-IN" w:eastAsia="en-IN"/>
      </w:rPr>
      <w:drawing>
        <wp:inline distT="0" distB="0" distL="0" distR="0" wp14:anchorId="40A618C1" wp14:editId="3F107EDA">
          <wp:extent cx="1447800" cy="411480"/>
          <wp:effectExtent l="0" t="0" r="0" b="7620"/>
          <wp:docPr id="1317486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32"/>
      </w:rPr>
      <w:tab/>
    </w:r>
    <w:r>
      <w:rPr>
        <w:sz w:val="22"/>
        <w:szCs w:val="22"/>
      </w:rPr>
      <w:t xml:space="preserve"> </w:t>
    </w:r>
    <w:r w:rsidRPr="00FC024C">
      <w:rPr>
        <w:rFonts w:ascii="Trebuchet MS" w:hAnsi="Trebuchet MS"/>
        <w:sz w:val="28"/>
        <w:szCs w:val="28"/>
      </w:rPr>
      <w:t>FS Specification</w:t>
    </w:r>
    <w:r>
      <w:rPr>
        <w:sz w:val="22"/>
        <w:szCs w:val="22"/>
      </w:rPr>
      <w:tab/>
    </w:r>
    <w:r>
      <w:t xml:space="preserve">             </w:t>
    </w:r>
    <w:r>
      <w:rPr>
        <w:b/>
        <w:noProof/>
        <w:lang w:val="en-IN" w:eastAsia="en-IN"/>
      </w:rPr>
      <w:drawing>
        <wp:inline distT="0" distB="0" distL="0" distR="0" wp14:anchorId="76DF49C2" wp14:editId="6F1D8C23">
          <wp:extent cx="1295400" cy="411480"/>
          <wp:effectExtent l="0" t="0" r="0" b="7620"/>
          <wp:docPr id="345045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FD8D5C" w14:textId="77777777" w:rsidR="00C0343C" w:rsidRDefault="00AA09C2" w:rsidP="0095521E">
    <w:pPr>
      <w:pStyle w:val="Header"/>
      <w:tabs>
        <w:tab w:val="clear" w:pos="4320"/>
        <w:tab w:val="clear" w:pos="8640"/>
        <w:tab w:val="left" w:pos="3772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9613DF" wp14:editId="27854747">
              <wp:simplePos x="0" y="0"/>
              <wp:positionH relativeFrom="column">
                <wp:posOffset>-594995</wp:posOffset>
              </wp:positionH>
              <wp:positionV relativeFrom="paragraph">
                <wp:posOffset>135890</wp:posOffset>
              </wp:positionV>
              <wp:extent cx="7143750" cy="19050"/>
              <wp:effectExtent l="5080" t="12065" r="13970" b="6985"/>
              <wp:wrapNone/>
              <wp:docPr id="162983481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4375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626E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46.85pt;margin-top:10.7pt;width:562.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7D31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2E827593"/>
    <w:multiLevelType w:val="hybridMultilevel"/>
    <w:tmpl w:val="3356B812"/>
    <w:lvl w:ilvl="0" w:tplc="AC0CE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86335"/>
    <w:multiLevelType w:val="hybridMultilevel"/>
    <w:tmpl w:val="CF8EF31E"/>
    <w:lvl w:ilvl="0" w:tplc="620E4D36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A517F"/>
    <w:multiLevelType w:val="multilevel"/>
    <w:tmpl w:val="6BF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95E51C9"/>
    <w:multiLevelType w:val="hybridMultilevel"/>
    <w:tmpl w:val="D54EC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6E5E0C"/>
    <w:multiLevelType w:val="hybridMultilevel"/>
    <w:tmpl w:val="5822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93402">
    <w:abstractNumId w:val="2"/>
  </w:num>
  <w:num w:numId="2" w16cid:durableId="730159142">
    <w:abstractNumId w:val="0"/>
  </w:num>
  <w:num w:numId="3" w16cid:durableId="1670795451">
    <w:abstractNumId w:val="3"/>
  </w:num>
  <w:num w:numId="4" w16cid:durableId="896277873">
    <w:abstractNumId w:val="4"/>
  </w:num>
  <w:num w:numId="5" w16cid:durableId="2083290906">
    <w:abstractNumId w:val="5"/>
  </w:num>
  <w:num w:numId="6" w16cid:durableId="3717280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GDA Bharat/CONSULTANT/H.O.">
    <w15:presenceInfo w15:providerId="AD" w15:userId="S::bharat.nagda@highbartech.com::7cba2a93-06b6-4503-a792-f03516ed4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114"/>
    <w:rsid w:val="000B5114"/>
    <w:rsid w:val="001C3A2E"/>
    <w:rsid w:val="002E6359"/>
    <w:rsid w:val="0038518F"/>
    <w:rsid w:val="003E78C4"/>
    <w:rsid w:val="004527AE"/>
    <w:rsid w:val="005C39FF"/>
    <w:rsid w:val="00892F86"/>
    <w:rsid w:val="008B17DF"/>
    <w:rsid w:val="008D7458"/>
    <w:rsid w:val="009A578E"/>
    <w:rsid w:val="00A9089D"/>
    <w:rsid w:val="00AA09C2"/>
    <w:rsid w:val="00C0343C"/>
    <w:rsid w:val="00C35E7B"/>
    <w:rsid w:val="00C869DF"/>
    <w:rsid w:val="00D002D6"/>
    <w:rsid w:val="00D114E0"/>
    <w:rsid w:val="00D76B4F"/>
    <w:rsid w:val="00DD5962"/>
    <w:rsid w:val="00E034A7"/>
    <w:rsid w:val="00E75718"/>
    <w:rsid w:val="00F6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7B017C"/>
  <w15:chartTrackingRefBased/>
  <w15:docId w15:val="{6BD781E1-50E4-4619-876A-FE6B63ED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1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B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B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B51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B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B51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B5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B5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B5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0B5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B5114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rsid w:val="000B511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rsid w:val="000B5114"/>
    <w:rPr>
      <w:rFonts w:ascii="Times New Roman" w:eastAsiaTheme="majorEastAsia" w:hAnsi="Times New Roman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rsid w:val="000B5114"/>
    <w:rPr>
      <w:rFonts w:ascii="Times New Roman" w:eastAsiaTheme="majorEastAsia" w:hAnsi="Times New Roman" w:cstheme="majorBidi"/>
      <w:i/>
      <w:iCs/>
      <w:color w:val="2E74B5" w:themeColor="accent1" w:themeShade="BF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0B5114"/>
    <w:rPr>
      <w:rFonts w:ascii="Times New Roman" w:eastAsiaTheme="majorEastAsia" w:hAnsi="Times New Roman" w:cstheme="majorBidi"/>
      <w:color w:val="2E74B5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0B5114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B5114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B5114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B5114"/>
    <w:rPr>
      <w:rFonts w:ascii="Times New Roman" w:eastAsiaTheme="majorEastAsia" w:hAnsi="Times New Roman" w:cstheme="majorBidi"/>
      <w:color w:val="272727" w:themeColor="text1" w:themeTint="D8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B5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1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14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B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14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0B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14"/>
    <w:rPr>
      <w:rFonts w:ascii="Times New Roman" w:eastAsia="Times New Roman" w:hAnsi="Times New Roman" w:cs="Times New Roman"/>
      <w:i/>
      <w:iCs/>
      <w:color w:val="2E74B5" w:themeColor="accent1" w:themeShade="BF"/>
      <w:sz w:val="24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0B5114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rsid w:val="000B511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B511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0B5114"/>
    <w:pPr>
      <w:spacing w:before="120" w:after="120"/>
    </w:pPr>
    <w:rPr>
      <w:rFonts w:ascii="Trebuchet MS" w:hAnsi="Trebuchet MS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rsid w:val="000B5114"/>
    <w:pPr>
      <w:tabs>
        <w:tab w:val="left" w:pos="1100"/>
        <w:tab w:val="right" w:leader="dot" w:pos="8630"/>
      </w:tabs>
      <w:spacing w:line="360" w:lineRule="auto"/>
      <w:ind w:left="238"/>
    </w:pPr>
    <w:rPr>
      <w:rFonts w:ascii="Trebuchet MS" w:hAnsi="Trebuchet MS"/>
      <w:b/>
      <w:noProof/>
      <w:sz w:val="20"/>
      <w:szCs w:val="20"/>
    </w:rPr>
  </w:style>
  <w:style w:type="paragraph" w:styleId="TOC3">
    <w:name w:val="toc 3"/>
    <w:basedOn w:val="Normal"/>
    <w:next w:val="Normal"/>
    <w:autoRedefine/>
    <w:rsid w:val="000B5114"/>
    <w:pPr>
      <w:ind w:left="480"/>
    </w:pPr>
    <w:rPr>
      <w:i/>
      <w:iCs/>
    </w:rPr>
  </w:style>
  <w:style w:type="paragraph" w:customStyle="1" w:styleId="Spacing">
    <w:name w:val="Spacing"/>
    <w:basedOn w:val="Normal"/>
    <w:rsid w:val="000B5114"/>
    <w:pPr>
      <w:spacing w:line="160" w:lineRule="exact"/>
      <w:jc w:val="both"/>
    </w:pPr>
  </w:style>
  <w:style w:type="paragraph" w:styleId="Header">
    <w:name w:val="header"/>
    <w:aliases w:val="Even,h,Chapter Name"/>
    <w:basedOn w:val="Normal"/>
    <w:link w:val="HeaderChar"/>
    <w:rsid w:val="000B511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ven Char,h Char,Chapter Name Char"/>
    <w:basedOn w:val="DefaultParagraphFont"/>
    <w:link w:val="Header"/>
    <w:rsid w:val="000B511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rsid w:val="000B51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5114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0B5114"/>
    <w:rPr>
      <w:b/>
    </w:rPr>
  </w:style>
  <w:style w:type="character" w:styleId="Hyperlink">
    <w:name w:val="Hyperlink"/>
    <w:uiPriority w:val="99"/>
    <w:rsid w:val="000B5114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0B51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B5114"/>
    <w:rPr>
      <w:rFonts w:ascii="Tahoma" w:eastAsia="Times New Roman" w:hAnsi="Tahoma" w:cs="Tahoma"/>
      <w:sz w:val="16"/>
      <w:szCs w:val="16"/>
      <w:lang w:val="en-GB"/>
    </w:rPr>
  </w:style>
  <w:style w:type="character" w:customStyle="1" w:styleId="EmailStyle381">
    <w:name w:val="EmailStyle381"/>
    <w:semiHidden/>
    <w:rsid w:val="000B5114"/>
    <w:rPr>
      <w:rFonts w:ascii="Arial" w:hAnsi="Arial" w:cs="Arial"/>
      <w:color w:val="auto"/>
      <w:sz w:val="20"/>
      <w:szCs w:val="20"/>
    </w:rPr>
  </w:style>
  <w:style w:type="character" w:customStyle="1" w:styleId="apple-style-span">
    <w:name w:val="apple-style-span"/>
    <w:rsid w:val="000B5114"/>
    <w:rPr>
      <w:rFonts w:cs="Times New Roman"/>
    </w:rPr>
  </w:style>
  <w:style w:type="character" w:customStyle="1" w:styleId="WW8Num2z0">
    <w:name w:val="WW8Num2z0"/>
    <w:rsid w:val="000B5114"/>
    <w:rPr>
      <w:rFonts w:ascii="Symbol" w:hAnsi="Symbol"/>
    </w:rPr>
  </w:style>
  <w:style w:type="paragraph" w:customStyle="1" w:styleId="Default">
    <w:name w:val="Default"/>
    <w:rsid w:val="000B511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character" w:customStyle="1" w:styleId="WW8Num3z1">
    <w:name w:val="WW8Num3z1"/>
    <w:rsid w:val="000B5114"/>
    <w:rPr>
      <w:rFonts w:ascii="Times New Roman" w:hAnsi="Times New Roman"/>
      <w:b/>
      <w:sz w:val="26"/>
    </w:rPr>
  </w:style>
  <w:style w:type="paragraph" w:styleId="TOCHeading">
    <w:name w:val="TOC Heading"/>
    <w:basedOn w:val="Heading1"/>
    <w:next w:val="Normal"/>
    <w:uiPriority w:val="99"/>
    <w:qFormat/>
    <w:rsid w:val="000B5114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rsid w:val="000B51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0B5114"/>
    <w:pPr>
      <w:tabs>
        <w:tab w:val="num" w:pos="562"/>
      </w:tabs>
      <w:spacing w:before="60" w:after="60"/>
      <w:ind w:left="562" w:hanging="332"/>
    </w:pPr>
    <w:rPr>
      <w:rFonts w:ascii="Arial" w:hAnsi="Arial" w:cs="Arial"/>
      <w:sz w:val="20"/>
      <w:szCs w:val="20"/>
      <w:lang w:val="en-IN" w:eastAsia="en-IN"/>
    </w:rPr>
  </w:style>
  <w:style w:type="paragraph" w:customStyle="1" w:styleId="Formal1">
    <w:name w:val="Formal1"/>
    <w:basedOn w:val="Normal"/>
    <w:rsid w:val="000B5114"/>
    <w:pPr>
      <w:spacing w:before="60" w:after="60"/>
    </w:pPr>
    <w:rPr>
      <w:szCs w:val="20"/>
      <w:lang w:val="en-US"/>
    </w:rPr>
  </w:style>
  <w:style w:type="paragraph" w:customStyle="1" w:styleId="TableText">
    <w:name w:val="Table Text"/>
    <w:basedOn w:val="Normal"/>
    <w:rsid w:val="000B5114"/>
    <w:pPr>
      <w:spacing w:before="60" w:after="60"/>
    </w:pPr>
    <w:rPr>
      <w:rFonts w:ascii="Arial" w:eastAsia="SimSun" w:hAnsi="Arial" w:cs="Arial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0B511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0B511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0B5114"/>
    <w:pPr>
      <w:spacing w:after="120"/>
    </w:pPr>
    <w:rPr>
      <w:rFonts w:eastAsia="MS Mincho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0B5114"/>
    <w:rPr>
      <w:rFonts w:ascii="Times New Roman" w:eastAsia="MS Mincho" w:hAnsi="Times New Roman" w:cs="Times New Roman"/>
      <w:sz w:val="16"/>
      <w:szCs w:val="16"/>
      <w:lang w:val="en-US"/>
    </w:rPr>
  </w:style>
  <w:style w:type="paragraph" w:customStyle="1" w:styleId="TableColumnHeader">
    <w:name w:val="Table Column Header"/>
    <w:basedOn w:val="Normal"/>
    <w:rsid w:val="000B5114"/>
    <w:pPr>
      <w:spacing w:before="120" w:after="170" w:line="260" w:lineRule="atLeast"/>
    </w:pPr>
    <w:rPr>
      <w:rFonts w:ascii="Arial" w:hAnsi="Arial"/>
      <w:b/>
      <w:sz w:val="20"/>
      <w:szCs w:val="20"/>
    </w:rPr>
  </w:style>
  <w:style w:type="paragraph" w:styleId="NormalWeb">
    <w:name w:val="Normal (Web)"/>
    <w:basedOn w:val="Normal"/>
    <w:uiPriority w:val="99"/>
    <w:rsid w:val="000B5114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2"/>
      <w:lang w:val="en-US"/>
    </w:rPr>
  </w:style>
  <w:style w:type="paragraph" w:customStyle="1" w:styleId="xl33">
    <w:name w:val="xl33"/>
    <w:basedOn w:val="Normal"/>
    <w:rsid w:val="000B511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US"/>
    </w:rPr>
  </w:style>
  <w:style w:type="character" w:styleId="PageNumber">
    <w:name w:val="page number"/>
    <w:rsid w:val="000B5114"/>
    <w:rPr>
      <w:rFonts w:cs="Times New Roman"/>
    </w:rPr>
  </w:style>
  <w:style w:type="paragraph" w:customStyle="1" w:styleId="BodySingle">
    <w:name w:val="Body Single"/>
    <w:basedOn w:val="BodyText"/>
    <w:rsid w:val="000B5114"/>
    <w:pPr>
      <w:spacing w:after="0" w:line="260" w:lineRule="atLeast"/>
    </w:pPr>
    <w:rPr>
      <w:rFonts w:ascii="Arial" w:hAnsi="Arial" w:cs="Arial"/>
      <w:sz w:val="22"/>
      <w:szCs w:val="20"/>
    </w:rPr>
  </w:style>
  <w:style w:type="paragraph" w:customStyle="1" w:styleId="Bullet">
    <w:name w:val="Bullet"/>
    <w:basedOn w:val="BodyText2"/>
    <w:rsid w:val="000B5114"/>
    <w:pPr>
      <w:numPr>
        <w:numId w:val="1"/>
      </w:numPr>
      <w:tabs>
        <w:tab w:val="clear" w:pos="720"/>
      </w:tabs>
      <w:spacing w:after="0" w:line="240" w:lineRule="auto"/>
      <w:ind w:left="0" w:firstLine="0"/>
      <w:jc w:val="both"/>
    </w:pPr>
    <w:rPr>
      <w:rFonts w:cs="Arial"/>
    </w:rPr>
  </w:style>
  <w:style w:type="paragraph" w:styleId="BodyText2">
    <w:name w:val="Body Text 2"/>
    <w:basedOn w:val="Normal"/>
    <w:link w:val="BodyText2Char"/>
    <w:rsid w:val="000B5114"/>
    <w:pPr>
      <w:spacing w:after="120" w:line="480" w:lineRule="auto"/>
    </w:pPr>
    <w:rPr>
      <w:rFonts w:ascii="Arial" w:hAnsi="Arial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rsid w:val="000B5114"/>
    <w:rPr>
      <w:rFonts w:ascii="Arial" w:eastAsia="Times New Roman" w:hAnsi="Arial" w:cs="Times New Roman"/>
      <w:szCs w:val="24"/>
      <w:lang w:val="en-US"/>
    </w:rPr>
  </w:style>
  <w:style w:type="paragraph" w:styleId="TOC4">
    <w:name w:val="toc 4"/>
    <w:basedOn w:val="Normal"/>
    <w:next w:val="Normal"/>
    <w:autoRedefine/>
    <w:rsid w:val="000B5114"/>
    <w:pPr>
      <w:ind w:left="720"/>
    </w:pPr>
    <w:rPr>
      <w:rFonts w:ascii="Arial" w:hAnsi="Arial"/>
      <w:sz w:val="22"/>
      <w:lang w:val="en-US"/>
    </w:rPr>
  </w:style>
  <w:style w:type="paragraph" w:styleId="TOC5">
    <w:name w:val="toc 5"/>
    <w:basedOn w:val="Normal"/>
    <w:next w:val="Normal"/>
    <w:autoRedefine/>
    <w:rsid w:val="000B5114"/>
    <w:pPr>
      <w:ind w:left="960"/>
    </w:pPr>
    <w:rPr>
      <w:rFonts w:ascii="Arial" w:hAnsi="Arial"/>
      <w:sz w:val="22"/>
      <w:lang w:val="en-US"/>
    </w:rPr>
  </w:style>
  <w:style w:type="paragraph" w:styleId="TOC6">
    <w:name w:val="toc 6"/>
    <w:basedOn w:val="Normal"/>
    <w:next w:val="Normal"/>
    <w:autoRedefine/>
    <w:rsid w:val="000B5114"/>
    <w:pPr>
      <w:ind w:left="1200"/>
    </w:pPr>
    <w:rPr>
      <w:rFonts w:ascii="Arial" w:hAnsi="Arial"/>
      <w:sz w:val="22"/>
      <w:lang w:val="en-US"/>
    </w:rPr>
  </w:style>
  <w:style w:type="paragraph" w:styleId="TOC7">
    <w:name w:val="toc 7"/>
    <w:basedOn w:val="Normal"/>
    <w:next w:val="Normal"/>
    <w:autoRedefine/>
    <w:rsid w:val="000B5114"/>
    <w:pPr>
      <w:ind w:left="1440"/>
    </w:pPr>
    <w:rPr>
      <w:rFonts w:ascii="Arial" w:hAnsi="Arial"/>
      <w:sz w:val="22"/>
      <w:lang w:val="en-US"/>
    </w:rPr>
  </w:style>
  <w:style w:type="paragraph" w:styleId="TOC8">
    <w:name w:val="toc 8"/>
    <w:basedOn w:val="Normal"/>
    <w:next w:val="Normal"/>
    <w:autoRedefine/>
    <w:rsid w:val="000B5114"/>
    <w:pPr>
      <w:ind w:left="1680"/>
    </w:pPr>
    <w:rPr>
      <w:rFonts w:ascii="Arial" w:hAnsi="Arial"/>
      <w:sz w:val="22"/>
      <w:lang w:val="en-US"/>
    </w:rPr>
  </w:style>
  <w:style w:type="paragraph" w:styleId="TOC9">
    <w:name w:val="toc 9"/>
    <w:basedOn w:val="Normal"/>
    <w:next w:val="Normal"/>
    <w:autoRedefine/>
    <w:rsid w:val="000B5114"/>
    <w:pPr>
      <w:ind w:left="1920"/>
    </w:pPr>
    <w:rPr>
      <w:rFonts w:ascii="Arial" w:hAnsi="Arial"/>
      <w:sz w:val="22"/>
      <w:lang w:val="en-US"/>
    </w:rPr>
  </w:style>
  <w:style w:type="character" w:styleId="FollowedHyperlink">
    <w:name w:val="FollowedHyperlink"/>
    <w:rsid w:val="000B5114"/>
    <w:rPr>
      <w:rFonts w:cs="Times New Roman"/>
      <w:color w:val="800080"/>
      <w:u w:val="single"/>
    </w:rPr>
  </w:style>
  <w:style w:type="paragraph" w:styleId="BodyTextIndent">
    <w:name w:val="Body Text Indent"/>
    <w:basedOn w:val="Normal"/>
    <w:link w:val="BodyTextIndentChar"/>
    <w:rsid w:val="000B5114"/>
    <w:pPr>
      <w:ind w:firstLine="720"/>
      <w:jc w:val="both"/>
    </w:pPr>
    <w:rPr>
      <w:rFonts w:ascii="Verdana" w:hAnsi="Verdana"/>
      <w:color w:val="000000"/>
      <w:sz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0B5114"/>
    <w:rPr>
      <w:rFonts w:ascii="Verdana" w:eastAsia="Times New Roman" w:hAnsi="Verdana" w:cs="Times New Roman"/>
      <w:color w:val="000000"/>
      <w:szCs w:val="24"/>
      <w:lang w:val="en-US"/>
    </w:rPr>
  </w:style>
  <w:style w:type="paragraph" w:styleId="TableofFigures">
    <w:name w:val="table of figures"/>
    <w:basedOn w:val="Normal"/>
    <w:next w:val="Normal"/>
    <w:rsid w:val="000B5114"/>
    <w:pPr>
      <w:ind w:left="480" w:hanging="480"/>
    </w:pPr>
    <w:rPr>
      <w:rFonts w:ascii="Arial" w:hAnsi="Arial"/>
      <w:sz w:val="22"/>
      <w:lang w:val="en-US"/>
    </w:rPr>
  </w:style>
  <w:style w:type="table" w:customStyle="1" w:styleId="LightShading1">
    <w:name w:val="Light Shading1"/>
    <w:rsid w:val="000B511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rsid w:val="000B51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1">
    <w:name w:val="Table Classic 1"/>
    <w:basedOn w:val="TableNormal"/>
    <w:rsid w:val="000B51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0B5114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mailStyle751">
    <w:name w:val="EmailStyle751"/>
    <w:rsid w:val="000B5114"/>
    <w:rPr>
      <w:rFonts w:ascii="Arial" w:hAnsi="Arial" w:cs="Arial"/>
      <w:color w:val="000000"/>
      <w:sz w:val="20"/>
    </w:rPr>
  </w:style>
  <w:style w:type="numbering" w:customStyle="1" w:styleId="Style1">
    <w:name w:val="Style1"/>
    <w:rsid w:val="000B5114"/>
    <w:pPr>
      <w:numPr>
        <w:numId w:val="2"/>
      </w:numPr>
    </w:pPr>
  </w:style>
  <w:style w:type="character" w:styleId="CommentReference">
    <w:name w:val="annotation reference"/>
    <w:rsid w:val="000B51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0B51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511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0B51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B5114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List">
    <w:name w:val="List"/>
    <w:aliases w:val="List Bulleted"/>
    <w:basedOn w:val="Normal"/>
    <w:rsid w:val="000B5114"/>
    <w:pPr>
      <w:spacing w:before="60" w:after="60"/>
    </w:pPr>
    <w:rPr>
      <w:rFonts w:ascii="Arial" w:hAnsi="Arial"/>
      <w:sz w:val="20"/>
      <w:szCs w:val="20"/>
      <w:lang w:val="de-DE"/>
    </w:rPr>
  </w:style>
  <w:style w:type="character" w:customStyle="1" w:styleId="UserInput">
    <w:name w:val="User Input"/>
    <w:rsid w:val="000B5114"/>
    <w:rPr>
      <w:rFonts w:ascii="Courier New" w:hAnsi="Courier Ne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2336</Words>
  <Characters>11356</Characters>
  <Application>Microsoft Office Word</Application>
  <DocSecurity>0</DocSecurity>
  <Lines>1261</Lines>
  <Paragraphs>595</Paragraphs>
  <ScaleCrop>false</ScaleCrop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17</cp:revision>
  <dcterms:created xsi:type="dcterms:W3CDTF">2025-10-03T12:41:00Z</dcterms:created>
  <dcterms:modified xsi:type="dcterms:W3CDTF">2025-10-29T11:02:00Z</dcterms:modified>
</cp:coreProperties>
</file>