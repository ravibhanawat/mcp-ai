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C8E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391DA34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10CE45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6A0640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22B120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95F5F1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ACF2F2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950972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3C37E8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DDA905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4E0E88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346158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2B3DD1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93686E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BE2A6A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11F76B5" w14:textId="77777777" w:rsidR="00B70E92" w:rsidRPr="005A1B88" w:rsidRDefault="00B70E92" w:rsidP="00B70E92">
      <w:pPr>
        <w:tabs>
          <w:tab w:val="left" w:pos="6210"/>
        </w:tabs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Arial"/>
          <w:b/>
          <w:bCs/>
          <w:sz w:val="22"/>
          <w:szCs w:val="22"/>
        </w:rPr>
        <w:tab/>
      </w:r>
    </w:p>
    <w:p w14:paraId="6F19E04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EBE24E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F9A06A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2FF48D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99E487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8E0DE05" w14:textId="77777777" w:rsidR="00B70E92" w:rsidRPr="005A1B88" w:rsidRDefault="00B70E92" w:rsidP="00B70E92">
      <w:pPr>
        <w:shd w:val="clear" w:color="auto" w:fill="002060"/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Functional Specification Document</w:t>
      </w:r>
    </w:p>
    <w:p w14:paraId="55B24187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</w:t>
      </w:r>
    </w:p>
    <w:p w14:paraId="3288BE7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2FFE70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E4F8EF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D2BE71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84CCC3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542839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3BF012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19B67E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1EE71D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393472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41CE7D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3F668E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F22A13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E8F58C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C4E95B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DD1DD1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71B153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509CDC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428FDB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39B852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04FA08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9CF1F5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9F1DF1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F09303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8B1E7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A1CCAC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D9CA87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DF8759C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3FC4D67C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7D6533C7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2E80463D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0A137033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Document Summary</w:t>
      </w:r>
    </w:p>
    <w:p w14:paraId="26C4066E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tbl>
      <w:tblPr>
        <w:tblpPr w:leftFromText="180" w:rightFromText="180" w:vertAnchor="text" w:horzAnchor="margin" w:tblpX="108" w:tblpY="67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744"/>
      </w:tblGrid>
      <w:tr w:rsidR="00B70E92" w:rsidRPr="005A1B88" w14:paraId="1DD2975D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493782C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  <w:t>Document Name</w:t>
            </w:r>
          </w:p>
        </w:tc>
        <w:tc>
          <w:tcPr>
            <w:tcW w:w="6744" w:type="dxa"/>
            <w:vAlign w:val="center"/>
          </w:tcPr>
          <w:p w14:paraId="719FE2F4" w14:textId="77777777" w:rsidR="00B70E92" w:rsidRPr="005A1B88" w:rsidRDefault="00B70E92" w:rsidP="0095521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Smart-form</w:t>
            </w:r>
          </w:p>
        </w:tc>
      </w:tr>
      <w:tr w:rsidR="00B70E92" w:rsidRPr="005A1B88" w14:paraId="059046FF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330593D7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ID</w:t>
            </w:r>
          </w:p>
        </w:tc>
        <w:tc>
          <w:tcPr>
            <w:tcW w:w="6744" w:type="dxa"/>
            <w:vAlign w:val="center"/>
          </w:tcPr>
          <w:p w14:paraId="78057CC3" w14:textId="77777777" w:rsidR="00B70E92" w:rsidRPr="001A4E66" w:rsidRDefault="00FD2BCC" w:rsidP="00FD2BCC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FSD_SD01F</w:t>
            </w:r>
            <w:r w:rsidR="00B70E92">
              <w:rPr>
                <w:rFonts w:ascii="Trebuchet MS" w:hAnsi="Trebuchet MS" w:cs="Arial"/>
                <w:bCs/>
                <w:sz w:val="22"/>
                <w:szCs w:val="22"/>
              </w:rPr>
              <w:t xml:space="preserve"> – </w:t>
            </w:r>
            <w:r>
              <w:rPr>
                <w:rFonts w:ascii="Trebuchet MS" w:hAnsi="Trebuchet MS"/>
                <w:bCs/>
                <w:sz w:val="22"/>
                <w:szCs w:val="22"/>
              </w:rPr>
              <w:t xml:space="preserve"> E-Invoice for B2B Customer </w:t>
            </w:r>
          </w:p>
        </w:tc>
      </w:tr>
      <w:tr w:rsidR="00B70E92" w:rsidRPr="005A1B88" w14:paraId="5806BBF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0B004562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RGS reference</w:t>
            </w:r>
          </w:p>
        </w:tc>
        <w:tc>
          <w:tcPr>
            <w:tcW w:w="6744" w:type="dxa"/>
            <w:vAlign w:val="center"/>
          </w:tcPr>
          <w:p w14:paraId="2472828A" w14:textId="77777777" w:rsidR="00B70E92" w:rsidRPr="005A1B88" w:rsidRDefault="00FD2BCC" w:rsidP="00FD2BCC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RGS_SD01F</w:t>
            </w:r>
            <w:r w:rsidR="00090725">
              <w:rPr>
                <w:rFonts w:ascii="Trebuchet MS" w:hAnsi="Trebuchet MS"/>
                <w:bCs/>
                <w:sz w:val="22"/>
                <w:szCs w:val="22"/>
              </w:rPr>
              <w:t xml:space="preserve"> – </w:t>
            </w:r>
            <w:r>
              <w:rPr>
                <w:rFonts w:ascii="Trebuchet MS" w:hAnsi="Trebuchet MS"/>
                <w:bCs/>
                <w:sz w:val="22"/>
                <w:szCs w:val="22"/>
              </w:rPr>
              <w:t xml:space="preserve"> E-Invoice for B2B Customer </w:t>
            </w:r>
          </w:p>
        </w:tc>
      </w:tr>
      <w:tr w:rsidR="00B70E92" w:rsidRPr="005A1B88" w14:paraId="5A3B7D3E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1566497A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6744" w:type="dxa"/>
            <w:vAlign w:val="center"/>
          </w:tcPr>
          <w:p w14:paraId="101D9721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Mr. Bharat Kumar Nagda</w:t>
            </w:r>
          </w:p>
        </w:tc>
      </w:tr>
      <w:tr w:rsidR="00B70E92" w:rsidRPr="005A1B88" w14:paraId="7DF73D34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37408C77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Name of Development (Short Description)</w:t>
            </w:r>
          </w:p>
        </w:tc>
        <w:tc>
          <w:tcPr>
            <w:tcW w:w="6744" w:type="dxa"/>
            <w:vAlign w:val="center"/>
          </w:tcPr>
          <w:p w14:paraId="42597C02" w14:textId="77777777" w:rsidR="00B70E92" w:rsidRPr="005A1B88" w:rsidRDefault="00FD2BCC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E-Invoice for B2B Customer</w:t>
            </w:r>
          </w:p>
        </w:tc>
      </w:tr>
      <w:tr w:rsidR="00B70E92" w:rsidRPr="005A1B88" w14:paraId="3959FD3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10F3E3FD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Type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– WFRICE</w:t>
            </w:r>
          </w:p>
        </w:tc>
        <w:tc>
          <w:tcPr>
            <w:tcW w:w="6744" w:type="dxa"/>
            <w:vAlign w:val="center"/>
          </w:tcPr>
          <w:p w14:paraId="777E0A31" w14:textId="77777777" w:rsidR="00B70E92" w:rsidRPr="005A1B88" w:rsidRDefault="00FD2BCC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Validation</w:t>
            </w:r>
          </w:p>
        </w:tc>
      </w:tr>
      <w:tr w:rsidR="00B70E92" w:rsidRPr="005A1B88" w14:paraId="4571321F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4C5464A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Module</w:t>
            </w:r>
          </w:p>
        </w:tc>
        <w:tc>
          <w:tcPr>
            <w:tcW w:w="6744" w:type="dxa"/>
            <w:vAlign w:val="center"/>
          </w:tcPr>
          <w:p w14:paraId="5CA51DB3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SD</w:t>
            </w:r>
          </w:p>
        </w:tc>
      </w:tr>
      <w:tr w:rsidR="00B70E92" w:rsidRPr="005A1B88" w14:paraId="4C8B0ECC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229C9DCA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Required 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New</w:t>
            </w:r>
          </w:p>
        </w:tc>
        <w:tc>
          <w:tcPr>
            <w:tcW w:w="6744" w:type="dxa"/>
            <w:vAlign w:val="center"/>
          </w:tcPr>
          <w:p w14:paraId="6D5E0FA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ZSD_PRINT</w:t>
            </w:r>
          </w:p>
        </w:tc>
      </w:tr>
      <w:tr w:rsidR="00B70E92" w:rsidRPr="005A1B88" w14:paraId="267AF6FC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0DC38AA5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Existing</w:t>
            </w:r>
          </w:p>
        </w:tc>
        <w:tc>
          <w:tcPr>
            <w:tcW w:w="6744" w:type="dxa"/>
            <w:vAlign w:val="center"/>
          </w:tcPr>
          <w:p w14:paraId="21AA89F3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NA</w:t>
            </w:r>
          </w:p>
        </w:tc>
      </w:tr>
      <w:tr w:rsidR="00B70E92" w:rsidRPr="005A1B88" w14:paraId="034A081F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5661F4DE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</w:p>
        </w:tc>
        <w:tc>
          <w:tcPr>
            <w:tcW w:w="6744" w:type="dxa"/>
            <w:vAlign w:val="center"/>
          </w:tcPr>
          <w:p w14:paraId="06FBC1E4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</w:p>
        </w:tc>
      </w:tr>
    </w:tbl>
    <w:p w14:paraId="4A263AE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7AE2E6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037BDC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5792FC5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bookmarkStart w:id="4" w:name="_Toc506117851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Document </w:t>
      </w:r>
      <w:bookmarkEnd w:id="4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Version History </w:t>
      </w:r>
    </w:p>
    <w:p w14:paraId="752A91A6" w14:textId="77777777" w:rsidR="00B70E92" w:rsidRPr="007A5F9C" w:rsidRDefault="00B70E92" w:rsidP="00B70E92">
      <w:pPr>
        <w:jc w:val="both"/>
        <w:rPr>
          <w:rFonts w:ascii="Trebuchet MS" w:hAnsi="Trebuchet MS"/>
          <w:bCs/>
          <w:i/>
          <w:color w:val="002060"/>
          <w:sz w:val="22"/>
          <w:szCs w:val="22"/>
        </w:rPr>
      </w:pPr>
      <w:r w:rsidRPr="007A5F9C">
        <w:rPr>
          <w:rFonts w:ascii="Trebuchet MS" w:hAnsi="Trebuchet MS"/>
          <w:bCs/>
          <w:color w:val="002060"/>
          <w:sz w:val="22"/>
          <w:szCs w:val="22"/>
        </w:rPr>
        <w:t>(</w:t>
      </w:r>
      <w:r w:rsidRPr="007A5F9C">
        <w:rPr>
          <w:rFonts w:ascii="Trebuchet MS" w:hAnsi="Trebuchet MS"/>
          <w:bCs/>
          <w:i/>
          <w:color w:val="002060"/>
          <w:sz w:val="22"/>
          <w:szCs w:val="22"/>
        </w:rPr>
        <w:t>Version details to be maintained inside the Code as well)</w:t>
      </w:r>
    </w:p>
    <w:p w14:paraId="7D227B85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275"/>
        <w:gridCol w:w="1843"/>
        <w:gridCol w:w="1276"/>
        <w:gridCol w:w="1557"/>
        <w:gridCol w:w="1420"/>
        <w:gridCol w:w="1417"/>
      </w:tblGrid>
      <w:tr w:rsidR="00B70E92" w:rsidRPr="00EC092B" w14:paraId="27BEC78A" w14:textId="77777777" w:rsidTr="0095521E">
        <w:trPr>
          <w:trHeight w:val="474"/>
        </w:trPr>
        <w:tc>
          <w:tcPr>
            <w:tcW w:w="993" w:type="dxa"/>
            <w:vAlign w:val="center"/>
          </w:tcPr>
          <w:p w14:paraId="2EE9A503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</w:tc>
        <w:tc>
          <w:tcPr>
            <w:tcW w:w="1275" w:type="dxa"/>
            <w:vAlign w:val="center"/>
          </w:tcPr>
          <w:p w14:paraId="546C3C21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Date</w:t>
            </w:r>
          </w:p>
        </w:tc>
        <w:tc>
          <w:tcPr>
            <w:tcW w:w="1843" w:type="dxa"/>
            <w:vAlign w:val="center"/>
          </w:tcPr>
          <w:p w14:paraId="574BA83C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1276" w:type="dxa"/>
            <w:vAlign w:val="center"/>
          </w:tcPr>
          <w:p w14:paraId="0C81F55E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Changes Required</w:t>
            </w:r>
          </w:p>
        </w:tc>
        <w:tc>
          <w:tcPr>
            <w:tcW w:w="1557" w:type="dxa"/>
            <w:vAlign w:val="center"/>
          </w:tcPr>
          <w:p w14:paraId="70AEDC61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New/Change TR Number</w:t>
            </w:r>
          </w:p>
        </w:tc>
        <w:tc>
          <w:tcPr>
            <w:tcW w:w="1420" w:type="dxa"/>
          </w:tcPr>
          <w:p w14:paraId="7F496F25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Tested by </w:t>
            </w:r>
          </w:p>
          <w:p w14:paraId="3F39CCA9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Function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al</w:t>
            </w: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consultant name</w:t>
            </w:r>
          </w:p>
        </w:tc>
        <w:tc>
          <w:tcPr>
            <w:tcW w:w="1417" w:type="dxa"/>
          </w:tcPr>
          <w:p w14:paraId="276D50BA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 Status { Dev / QA/ PRD</w:t>
            </w:r>
          </w:p>
        </w:tc>
      </w:tr>
      <w:tr w:rsidR="00B70E92" w:rsidRPr="005A1B88" w14:paraId="3D0F4FF8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5CF9B60C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V</w:t>
            </w:r>
            <w:r w:rsidRPr="005A1B88">
              <w:rPr>
                <w:rFonts w:ascii="Trebuchet MS" w:hAnsi="Trebuchet MS"/>
                <w:sz w:val="20"/>
                <w:szCs w:val="20"/>
              </w:rPr>
              <w:t>.0</w:t>
            </w:r>
          </w:p>
        </w:tc>
        <w:tc>
          <w:tcPr>
            <w:tcW w:w="1275" w:type="dxa"/>
            <w:vAlign w:val="center"/>
          </w:tcPr>
          <w:p w14:paraId="72C9DE0C" w14:textId="77777777" w:rsidR="00B70E92" w:rsidRPr="005A1B88" w:rsidRDefault="00FD2BCC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23.09</w:t>
            </w:r>
            <w:r w:rsidR="00B70E92">
              <w:rPr>
                <w:rFonts w:ascii="Trebuchet MS" w:hAnsi="Trebuchet MS"/>
                <w:sz w:val="20"/>
                <w:szCs w:val="20"/>
              </w:rPr>
              <w:t>.2025</w:t>
            </w:r>
          </w:p>
        </w:tc>
        <w:tc>
          <w:tcPr>
            <w:tcW w:w="1843" w:type="dxa"/>
            <w:vAlign w:val="center"/>
          </w:tcPr>
          <w:p w14:paraId="45585D9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Mr. Bharat Kumar Nagda</w:t>
            </w:r>
          </w:p>
        </w:tc>
        <w:tc>
          <w:tcPr>
            <w:tcW w:w="1276" w:type="dxa"/>
            <w:vAlign w:val="center"/>
          </w:tcPr>
          <w:p w14:paraId="6A0AF44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A1B88">
              <w:rPr>
                <w:rFonts w:ascii="Trebuchet MS" w:hAnsi="Trebuchet MS"/>
                <w:sz w:val="20"/>
                <w:szCs w:val="20"/>
              </w:rPr>
              <w:t xml:space="preserve"> Initial FS</w:t>
            </w:r>
          </w:p>
        </w:tc>
        <w:tc>
          <w:tcPr>
            <w:tcW w:w="1557" w:type="dxa"/>
            <w:vAlign w:val="center"/>
          </w:tcPr>
          <w:p w14:paraId="4149DE6C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  <w:p w14:paraId="49E6A987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3102872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9076DE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5A1B88" w14:paraId="454FC282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0F7BA0E8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4D8A68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7905AC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BDB6AA7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2B977A56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6D3CFDD8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7E3480B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1FE5E060" w14:textId="77777777" w:rsidR="00B70E92" w:rsidRPr="005A1B88" w:rsidRDefault="00B70E92" w:rsidP="00B70E92">
      <w:pPr>
        <w:pStyle w:val="Heading5"/>
        <w:jc w:val="both"/>
        <w:rPr>
          <w:rFonts w:ascii="Trebuchet MS" w:hAnsi="Trebuchet MS" w:cs="Arial"/>
          <w:sz w:val="22"/>
          <w:szCs w:val="22"/>
          <w:u w:val="single"/>
        </w:rPr>
      </w:pPr>
    </w:p>
    <w:bookmarkEnd w:id="0"/>
    <w:bookmarkEnd w:id="1"/>
    <w:bookmarkEnd w:id="2"/>
    <w:bookmarkEnd w:id="3"/>
    <w:p w14:paraId="50DD92F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5F5C3AF7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04EEDC5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F0488D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C01834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1163454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BE245D2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29D51D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858B88A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EAC321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F0B7447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578974C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E50E75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0C8FA2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931B7DC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36738E8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9FEF43F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4ECF82A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1F956F3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15896D24" w14:textId="77777777" w:rsidR="00B70E92" w:rsidRPr="005A1B88" w:rsidRDefault="00B70E92" w:rsidP="00B70E92">
      <w:pPr>
        <w:pStyle w:val="TOCHeading"/>
        <w:jc w:val="center"/>
        <w:rPr>
          <w:rFonts w:ascii="Trebuchet MS" w:hAnsi="Trebuchet MS"/>
        </w:rPr>
      </w:pPr>
      <w:r w:rsidRPr="005A1B88">
        <w:rPr>
          <w:rFonts w:ascii="Trebuchet MS" w:hAnsi="Trebuchet MS"/>
        </w:rPr>
        <w:lastRenderedPageBreak/>
        <w:t>Table of Content</w:t>
      </w:r>
    </w:p>
    <w:p w14:paraId="542CAEC8" w14:textId="77777777" w:rsidR="00B70E92" w:rsidRPr="008642A9" w:rsidRDefault="00B70E92" w:rsidP="00B70E92">
      <w:pPr>
        <w:pStyle w:val="TOCHeading"/>
        <w:rPr>
          <w:rFonts w:ascii="Trebuchet MS" w:hAnsi="Trebuchet MS"/>
          <w:color w:val="002060"/>
          <w:sz w:val="24"/>
          <w:szCs w:val="24"/>
        </w:rPr>
      </w:pPr>
      <w:r w:rsidRPr="008642A9">
        <w:rPr>
          <w:rFonts w:ascii="Trebuchet MS" w:hAnsi="Trebuchet MS"/>
          <w:color w:val="002060"/>
          <w:sz w:val="24"/>
          <w:szCs w:val="24"/>
        </w:rPr>
        <w:t>Contents</w:t>
      </w:r>
    </w:p>
    <w:p w14:paraId="513A0B0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r w:rsidRPr="00860F21">
        <w:rPr>
          <w:bCs w:val="0"/>
          <w:color w:val="002060"/>
          <w:szCs w:val="20"/>
        </w:rPr>
        <w:fldChar w:fldCharType="begin"/>
      </w:r>
      <w:r w:rsidRPr="00860F21">
        <w:rPr>
          <w:bCs w:val="0"/>
          <w:color w:val="002060"/>
          <w:szCs w:val="20"/>
        </w:rPr>
        <w:instrText xml:space="preserve"> TOC \o "1-3" \h \z \u </w:instrText>
      </w:r>
      <w:r w:rsidRPr="00860F21">
        <w:rPr>
          <w:bCs w:val="0"/>
          <w:color w:val="002060"/>
          <w:szCs w:val="20"/>
        </w:rPr>
        <w:fldChar w:fldCharType="separate"/>
      </w:r>
      <w:hyperlink w:anchor="_Toc206596799" w:history="1">
        <w:r w:rsidRPr="00194F13">
          <w:rPr>
            <w:rStyle w:val="Hyperlink"/>
            <w:noProof/>
          </w:rPr>
          <w:t>1.1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Objective of Development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67D6A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0" w:history="1">
        <w:r w:rsidRPr="00194F13">
          <w:rPr>
            <w:rStyle w:val="Hyperlink"/>
            <w:noProof/>
          </w:rPr>
          <w:t>1.2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Usage Frequency (Daily / Monthly / Quarterly / Yearly)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C60BDE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1" w:history="1">
        <w:r w:rsidRPr="00194F13">
          <w:rPr>
            <w:rStyle w:val="Hyperlink"/>
            <w:noProof/>
          </w:rPr>
          <w:t>1.3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Mode of Execution (Foreground / Background)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C244FA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2" w:history="1">
        <w:r w:rsidRPr="00194F13">
          <w:rPr>
            <w:rStyle w:val="Hyperlink"/>
            <w:noProof/>
          </w:rPr>
          <w:t>1.4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Language Display of text (English EN/ Any other)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DCF21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3" w:history="1">
        <w:r w:rsidRPr="00194F13">
          <w:rPr>
            <w:rStyle w:val="Hyperlink"/>
            <w:noProof/>
          </w:rPr>
          <w:t>1.5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Pre-requisite, if 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3FB92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4" w:history="1">
        <w:r w:rsidRPr="00194F13">
          <w:rPr>
            <w:rStyle w:val="Hyperlink"/>
            <w:noProof/>
          </w:rPr>
          <w:t>1.6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Development Type &amp; SUBOBJECTS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AE65AF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5" w:history="1">
        <w:r w:rsidRPr="00194F13">
          <w:rPr>
            <w:rStyle w:val="Hyperlink"/>
            <w:noProof/>
          </w:rPr>
          <w:t>1.7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Relevant Transaction Codes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FA89E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6" w:history="1">
        <w:r w:rsidRPr="00194F13">
          <w:rPr>
            <w:rStyle w:val="Hyperlink"/>
            <w:i/>
            <w:noProof/>
          </w:rPr>
          <w:t>1.8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 xml:space="preserve">Selection Parameters (Mandatory) – </w:t>
        </w:r>
        <w:r w:rsidRPr="00194F13">
          <w:rPr>
            <w:rStyle w:val="Hyperlink"/>
            <w:i/>
            <w:noProof/>
          </w:rPr>
          <w:t>Selection screen’s to be as per SAP standard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74782A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7" w:history="1">
        <w:r w:rsidRPr="00194F13">
          <w:rPr>
            <w:rStyle w:val="Hyperlink"/>
            <w:noProof/>
          </w:rPr>
          <w:t>1.9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Selection Parameters (Mandatory/Optional to be confirmed by the client)</w:t>
        </w:r>
        <w:r>
          <w:rPr>
            <w:noProof/>
            <w:webHidden/>
          </w:rPr>
          <w:tab/>
          <w:t>5</w:t>
        </w:r>
      </w:hyperlink>
    </w:p>
    <w:p w14:paraId="243290A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8" w:history="1">
        <w:r w:rsidRPr="00194F13">
          <w:rPr>
            <w:rStyle w:val="Hyperlink"/>
            <w:noProof/>
          </w:rPr>
          <w:t>1.10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Output Parameters (Mandatory/Optional to be confirmed by the 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E4B1F2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9" w:history="1">
        <w:r w:rsidRPr="00194F13">
          <w:rPr>
            <w:rStyle w:val="Hyperlink"/>
            <w:noProof/>
          </w:rPr>
          <w:t>1.11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Standard Function Module / BAPI used (Object Name – Function Modules / BAPI)</w:t>
        </w:r>
        <w:r>
          <w:rPr>
            <w:noProof/>
            <w:webHidden/>
          </w:rPr>
          <w:tab/>
        </w:r>
        <w:r w:rsidR="00485295">
          <w:rPr>
            <w:noProof/>
            <w:webHidden/>
          </w:rPr>
          <w:t>5</w:t>
        </w:r>
      </w:hyperlink>
    </w:p>
    <w:p w14:paraId="5A8B6D7D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0" w:history="1">
        <w:r w:rsidRPr="00194F13">
          <w:rPr>
            <w:rStyle w:val="Hyperlink"/>
            <w:noProof/>
          </w:rPr>
          <w:t>1.12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Enhancement details (Object - User-Exit / BADI / Routines / Substitution rules)</w:t>
        </w:r>
        <w:r>
          <w:rPr>
            <w:noProof/>
            <w:webHidden/>
          </w:rPr>
          <w:tab/>
          <w:t>6</w:t>
        </w:r>
      </w:hyperlink>
    </w:p>
    <w:p w14:paraId="31F42B07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1" w:history="1">
        <w:r w:rsidRPr="00194F13">
          <w:rPr>
            <w:rStyle w:val="Hyperlink"/>
            <w:noProof/>
          </w:rPr>
          <w:t>1.13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Conversion details (Object Name – BDC / BAPI)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23847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2" w:history="1">
        <w:r w:rsidRPr="00194F13">
          <w:rPr>
            <w:rStyle w:val="Hyperlink"/>
            <w:noProof/>
          </w:rPr>
          <w:t>1.14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Interface details (Object - RFC / WEBSERVICE – SOAP / REST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9E53D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3" w:history="1">
        <w:r w:rsidRPr="00194F13">
          <w:rPr>
            <w:rStyle w:val="Hyperlink"/>
            <w:noProof/>
          </w:rPr>
          <w:t>1.15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Forms (Object - Smartforms / 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2AA48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4" w:history="1">
        <w:r w:rsidRPr="00194F13">
          <w:rPr>
            <w:rStyle w:val="Hyperlink"/>
            <w:noProof/>
          </w:rPr>
          <w:t>1.16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Email details (Object – Email / SMS)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B63D2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5" w:history="1">
        <w:r w:rsidRPr="00194F13">
          <w:rPr>
            <w:rStyle w:val="Hyperlink"/>
            <w:noProof/>
          </w:rPr>
          <w:t>1.17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Message class (Mandatory for all Smart forms/Reports/Interface/Module pool/BDC/BAPI/Enhancements/Web Dynpro)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415D0F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6" w:history="1">
        <w:r w:rsidRPr="00194F13">
          <w:rPr>
            <w:rStyle w:val="Hyperlink"/>
            <w:noProof/>
          </w:rPr>
          <w:t>1.18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9BE65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7" w:history="1">
        <w:r w:rsidRPr="00194F13">
          <w:rPr>
            <w:rStyle w:val="Hyperlink"/>
            <w:noProof/>
          </w:rPr>
          <w:t>1.19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Program Logic / Pseudo Code</w:t>
        </w:r>
        <w:r>
          <w:rPr>
            <w:noProof/>
            <w:webHidden/>
          </w:rPr>
          <w:tab/>
          <w:t>8</w:t>
        </w:r>
      </w:hyperlink>
    </w:p>
    <w:p w14:paraId="1EE03B93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8" w:history="1">
        <w:r w:rsidRPr="00194F13">
          <w:rPr>
            <w:rStyle w:val="Hyperlink"/>
            <w:noProof/>
          </w:rPr>
          <w:t>1.19.1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Test cases / Variant – (Mandatory - based on test cases logic to be provided)</w:t>
        </w:r>
        <w:r>
          <w:rPr>
            <w:noProof/>
            <w:webHidden/>
          </w:rPr>
          <w:tab/>
          <w:t>9</w:t>
        </w:r>
      </w:hyperlink>
    </w:p>
    <w:p w14:paraId="1B5A3113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9" w:history="1">
        <w:r w:rsidRPr="00194F13">
          <w:rPr>
            <w:rStyle w:val="Hyperlink"/>
            <w:noProof/>
          </w:rPr>
          <w:t>1.19.2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fetch the data and calculations other than the selection screen fields.</w:t>
        </w:r>
        <w:r>
          <w:rPr>
            <w:noProof/>
            <w:webHidden/>
          </w:rPr>
          <w:tab/>
          <w:t>9</w:t>
        </w:r>
      </w:hyperlink>
    </w:p>
    <w:p w14:paraId="6E1961FE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0" w:history="1">
        <w:r w:rsidRPr="00194F13">
          <w:rPr>
            <w:rStyle w:val="Hyperlink"/>
            <w:noProof/>
          </w:rPr>
          <w:t>1.19.3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display data along with output format</w:t>
        </w:r>
        <w:r>
          <w:rPr>
            <w:noProof/>
            <w:webHidden/>
          </w:rPr>
          <w:tab/>
          <w:t>9</w:t>
        </w:r>
      </w:hyperlink>
    </w:p>
    <w:p w14:paraId="5ED14109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1" w:history="1">
        <w:r w:rsidRPr="00194F13">
          <w:rPr>
            <w:rStyle w:val="Hyperlink"/>
            <w:noProof/>
          </w:rPr>
          <w:t>1.19.4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Output format in Excel and / or Other format to be attached or mention below</w:t>
        </w:r>
        <w:r>
          <w:rPr>
            <w:noProof/>
            <w:webHidden/>
          </w:rPr>
          <w:tab/>
          <w:t>10</w:t>
        </w:r>
      </w:hyperlink>
    </w:p>
    <w:p w14:paraId="1CB8E88A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2" w:history="1">
        <w:r w:rsidRPr="00194F13">
          <w:rPr>
            <w:rStyle w:val="Hyperlink"/>
            <w:noProof/>
          </w:rPr>
          <w:t>1.20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Special Requirement (if any)</w:t>
        </w:r>
        <w:r>
          <w:rPr>
            <w:noProof/>
            <w:webHidden/>
          </w:rPr>
          <w:tab/>
          <w:t>10</w:t>
        </w:r>
      </w:hyperlink>
    </w:p>
    <w:p w14:paraId="7CBDA9AE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3" w:history="1">
        <w:r w:rsidRPr="00194F13">
          <w:rPr>
            <w:rStyle w:val="Hyperlink"/>
            <w:noProof/>
          </w:rPr>
          <w:t>2.0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Assumption/Notes</w:t>
        </w:r>
        <w:r>
          <w:rPr>
            <w:noProof/>
            <w:webHidden/>
          </w:rPr>
          <w:tab/>
          <w:t>10</w:t>
        </w:r>
      </w:hyperlink>
    </w:p>
    <w:p w14:paraId="13237738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4" w:history="1">
        <w:r w:rsidRPr="00194F13">
          <w:rPr>
            <w:rStyle w:val="Hyperlink"/>
            <w:noProof/>
          </w:rPr>
          <w:t>3.0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Annexure</w:t>
        </w:r>
        <w:r>
          <w:rPr>
            <w:noProof/>
            <w:webHidden/>
          </w:rPr>
          <w:tab/>
          <w:t>10</w:t>
        </w:r>
      </w:hyperlink>
    </w:p>
    <w:p w14:paraId="52A14E53" w14:textId="77777777" w:rsidR="00B70E92" w:rsidRPr="00860F21" w:rsidRDefault="00B70E92" w:rsidP="00B70E92">
      <w:pPr>
        <w:rPr>
          <w:rFonts w:ascii="Trebuchet MS" w:hAnsi="Trebuchet MS"/>
          <w:color w:val="002060"/>
          <w:sz w:val="20"/>
          <w:szCs w:val="20"/>
        </w:rPr>
      </w:pPr>
      <w:r w:rsidRPr="00860F21">
        <w:rPr>
          <w:rFonts w:ascii="Trebuchet MS" w:hAnsi="Trebuchet MS"/>
          <w:bCs/>
          <w:color w:val="002060"/>
          <w:szCs w:val="20"/>
        </w:rPr>
        <w:fldChar w:fldCharType="end"/>
      </w:r>
    </w:p>
    <w:p w14:paraId="11469BB9" w14:textId="77777777" w:rsidR="00B70E92" w:rsidRPr="00072134" w:rsidRDefault="00B70E92" w:rsidP="00B70E92">
      <w:pPr>
        <w:pStyle w:val="BodyText"/>
        <w:rPr>
          <w:rFonts w:ascii="Trebuchet MS" w:hAnsi="Trebuchet MS" w:cs="Arial"/>
          <w:color w:val="002060"/>
          <w:sz w:val="20"/>
          <w:szCs w:val="20"/>
        </w:rPr>
      </w:pPr>
      <w:r>
        <w:rPr>
          <w:rFonts w:ascii="Trebuchet MS" w:hAnsi="Trebuchet MS" w:cs="Arial"/>
          <w:color w:val="002060"/>
          <w:sz w:val="20"/>
          <w:szCs w:val="20"/>
        </w:rPr>
        <w:br w:type="page"/>
      </w:r>
    </w:p>
    <w:p w14:paraId="5CD0CC51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513B1D89" w14:textId="77777777" w:rsidR="00B70E92" w:rsidRPr="005A1B88" w:rsidRDefault="00B70E92" w:rsidP="00B70E92">
      <w:pPr>
        <w:numPr>
          <w:ilvl w:val="0"/>
          <w:numId w:val="3"/>
        </w:num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Functional Specification:</w:t>
      </w:r>
    </w:p>
    <w:p w14:paraId="63E8F000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5" w:name="_Toc206596799"/>
      <w:r w:rsidRPr="005A1B88">
        <w:rPr>
          <w:rFonts w:ascii="Trebuchet MS" w:hAnsi="Trebuchet MS"/>
          <w:color w:val="002060"/>
          <w:sz w:val="24"/>
          <w:szCs w:val="24"/>
        </w:rPr>
        <w:t>Objective of Development (Mandatory)</w:t>
      </w:r>
      <w:bookmarkEnd w:id="5"/>
    </w:p>
    <w:p w14:paraId="7A4C2B07" w14:textId="77777777" w:rsidR="00B70E92" w:rsidRPr="00FD2BCC" w:rsidRDefault="00FD2BCC" w:rsidP="00B70E92">
      <w:pPr>
        <w:ind w:left="567" w:right="567"/>
        <w:jc w:val="both"/>
        <w:rPr>
          <w:ins w:id="6" w:author="NAGDA Bharat/CONSULTANT/H.O." w:date="2025-08-20T13:17:00Z"/>
          <w:rFonts w:ascii="Trebuchet MS" w:hAnsi="Trebuchet MS"/>
          <w:sz w:val="20"/>
          <w:szCs w:val="20"/>
        </w:rPr>
      </w:pPr>
      <w:r w:rsidRPr="00FD2BCC">
        <w:rPr>
          <w:rFonts w:ascii="Trebuchet MS" w:hAnsi="Trebuchet MS"/>
          <w:sz w:val="20"/>
          <w:szCs w:val="20"/>
        </w:rPr>
        <w:t>To enforce e-Invoicing compliance for B2B customers by validating at VF01 that a valid e-Invoice exists before allowing demand invoice printing</w:t>
      </w:r>
    </w:p>
    <w:p w14:paraId="571BB57C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7" w:name="_Toc206596800"/>
      <w:r w:rsidRPr="005A1B88">
        <w:rPr>
          <w:rFonts w:ascii="Trebuchet MS" w:hAnsi="Trebuchet MS"/>
          <w:color w:val="002060"/>
          <w:sz w:val="24"/>
          <w:szCs w:val="24"/>
        </w:rPr>
        <w:t>Usage Frequency (Daily / Monthly / Quarterly / Yearly)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7"/>
    </w:p>
    <w:p w14:paraId="5D0E3F52" w14:textId="77777777" w:rsidR="00B70E92" w:rsidRPr="005A1B88" w:rsidRDefault="00B70E92" w:rsidP="00B70E92">
      <w:pPr>
        <w:ind w:left="567"/>
        <w:rPr>
          <w:rFonts w:ascii="Trebuchet MS" w:hAnsi="Trebuchet MS"/>
        </w:rPr>
      </w:pPr>
      <w:r>
        <w:rPr>
          <w:rFonts w:ascii="Trebuchet MS" w:hAnsi="Trebuchet MS"/>
        </w:rPr>
        <w:t>Daily / Monthly.</w:t>
      </w:r>
    </w:p>
    <w:p w14:paraId="06A00E80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8" w:name="_Toc206596801"/>
      <w:r w:rsidRPr="005A1B88">
        <w:rPr>
          <w:rFonts w:ascii="Trebuchet MS" w:hAnsi="Trebuchet MS"/>
          <w:color w:val="002060"/>
          <w:sz w:val="24"/>
          <w:szCs w:val="24"/>
        </w:rPr>
        <w:t>Mode of Execution (Foreground / Background) (Mandatory)</w:t>
      </w:r>
      <w:bookmarkEnd w:id="8"/>
    </w:p>
    <w:p w14:paraId="4558F295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Foreground</w:t>
      </w:r>
    </w:p>
    <w:p w14:paraId="005F0CCF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9" w:name="_Toc206596802"/>
      <w:r>
        <w:rPr>
          <w:rFonts w:ascii="Trebuchet MS" w:hAnsi="Trebuchet MS"/>
          <w:color w:val="002060"/>
          <w:sz w:val="24"/>
          <w:szCs w:val="24"/>
        </w:rPr>
        <w:t xml:space="preserve">Language Display of text </w:t>
      </w:r>
      <w:r w:rsidRPr="005A1B88">
        <w:rPr>
          <w:rFonts w:ascii="Trebuchet MS" w:hAnsi="Trebuchet MS"/>
          <w:color w:val="002060"/>
          <w:sz w:val="24"/>
          <w:szCs w:val="24"/>
        </w:rPr>
        <w:t>(</w:t>
      </w:r>
      <w:r>
        <w:rPr>
          <w:rFonts w:ascii="Trebuchet MS" w:hAnsi="Trebuchet MS"/>
          <w:color w:val="002060"/>
          <w:sz w:val="24"/>
          <w:szCs w:val="24"/>
        </w:rPr>
        <w:t>English EN/ Any other</w:t>
      </w:r>
      <w:r w:rsidRPr="005A1B88">
        <w:rPr>
          <w:rFonts w:ascii="Trebuchet MS" w:hAnsi="Trebuchet MS"/>
          <w:color w:val="002060"/>
          <w:sz w:val="24"/>
          <w:szCs w:val="24"/>
        </w:rPr>
        <w:t>) (Mandatory)</w:t>
      </w:r>
      <w:bookmarkEnd w:id="9"/>
    </w:p>
    <w:p w14:paraId="597B0A09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English</w:t>
      </w:r>
    </w:p>
    <w:p w14:paraId="603CD4E2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0" w:name="_Toc206596803"/>
      <w:r w:rsidRPr="005A1B88">
        <w:rPr>
          <w:rFonts w:ascii="Trebuchet MS" w:hAnsi="Trebuchet MS"/>
          <w:color w:val="002060"/>
          <w:sz w:val="24"/>
          <w:szCs w:val="24"/>
        </w:rPr>
        <w:t>Pre-requisite, if any</w:t>
      </w:r>
      <w:bookmarkEnd w:id="10"/>
    </w:p>
    <w:p w14:paraId="18BFD39F" w14:textId="77777777" w:rsidR="00B70E92" w:rsidRPr="004820DF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0"/>
          <w:szCs w:val="20"/>
        </w:rPr>
      </w:pPr>
      <w:bookmarkStart w:id="11" w:name="_Toc206596804"/>
      <w:r>
        <w:rPr>
          <w:rFonts w:ascii="Trebuchet MS" w:hAnsi="Trebuchet MS"/>
          <w:color w:val="002060"/>
          <w:sz w:val="24"/>
          <w:szCs w:val="24"/>
        </w:rPr>
        <w:t xml:space="preserve">Development Type &amp; SUBOBJECTS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11"/>
      <w:r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36A48E0E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1226355C" w14:textId="77777777" w:rsidR="00B70E92" w:rsidRPr="005A1B8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Objects – WFRICE</w:t>
            </w:r>
          </w:p>
        </w:tc>
        <w:tc>
          <w:tcPr>
            <w:tcW w:w="3260" w:type="dxa"/>
          </w:tcPr>
          <w:p w14:paraId="5ED9BF8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Main object/Sub objects</w:t>
            </w:r>
          </w:p>
        </w:tc>
        <w:tc>
          <w:tcPr>
            <w:tcW w:w="3260" w:type="dxa"/>
            <w:vAlign w:val="center"/>
          </w:tcPr>
          <w:p w14:paraId="62962F61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Sequence</w:t>
            </w:r>
          </w:p>
        </w:tc>
      </w:tr>
      <w:tr w:rsidR="00B70E92" w:rsidRPr="005A1B88" w14:paraId="5DA7F71A" w14:textId="77777777" w:rsidTr="0095521E">
        <w:tc>
          <w:tcPr>
            <w:tcW w:w="2759" w:type="dxa"/>
          </w:tcPr>
          <w:p w14:paraId="61EA858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Enhancement</w:t>
            </w:r>
          </w:p>
        </w:tc>
        <w:tc>
          <w:tcPr>
            <w:tcW w:w="3260" w:type="dxa"/>
          </w:tcPr>
          <w:p w14:paraId="7D12639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5836AE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C2D264E" w14:textId="77777777" w:rsidTr="0095521E">
        <w:tc>
          <w:tcPr>
            <w:tcW w:w="2759" w:type="dxa"/>
          </w:tcPr>
          <w:p w14:paraId="0FBF979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701A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776307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B237492" w14:textId="77777777" w:rsidR="00B70E92" w:rsidRPr="005A1B88" w:rsidRDefault="00B70E92" w:rsidP="00B70E92">
      <w:pPr>
        <w:ind w:left="720"/>
        <w:rPr>
          <w:rFonts w:ascii="Trebuchet MS" w:hAnsi="Trebuchet MS"/>
          <w:color w:val="002060"/>
        </w:rPr>
      </w:pPr>
    </w:p>
    <w:p w14:paraId="4A3BF728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2" w:name="_Toc206596805"/>
      <w:r w:rsidRPr="005A1B88">
        <w:rPr>
          <w:rFonts w:ascii="Trebuchet MS" w:hAnsi="Trebuchet MS"/>
          <w:color w:val="002060"/>
          <w:sz w:val="24"/>
          <w:szCs w:val="24"/>
        </w:rPr>
        <w:t>Relevant Transaction Codes (Mandatory)</w:t>
      </w:r>
      <w:bookmarkEnd w:id="12"/>
    </w:p>
    <w:p w14:paraId="79858595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30FEE025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12628CFC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on No</w:t>
            </w:r>
          </w:p>
        </w:tc>
        <w:tc>
          <w:tcPr>
            <w:tcW w:w="3260" w:type="dxa"/>
          </w:tcPr>
          <w:p w14:paraId="69C749B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Transaction Code (Relevant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to this development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3260" w:type="dxa"/>
            <w:vAlign w:val="center"/>
          </w:tcPr>
          <w:p w14:paraId="1D646EE4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</w:tr>
      <w:tr w:rsidR="00B70E92" w:rsidRPr="005A1B88" w14:paraId="3FCFF0D4" w14:textId="77777777" w:rsidTr="0095521E">
        <w:tc>
          <w:tcPr>
            <w:tcW w:w="2759" w:type="dxa"/>
          </w:tcPr>
          <w:p w14:paraId="3CE9B19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.0</w:t>
            </w:r>
          </w:p>
        </w:tc>
        <w:tc>
          <w:tcPr>
            <w:tcW w:w="3260" w:type="dxa"/>
          </w:tcPr>
          <w:p w14:paraId="6C4E2ED7" w14:textId="77777777" w:rsidR="00B70E92" w:rsidRPr="007E4E89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ZSD_PRINT</w:t>
            </w:r>
          </w:p>
        </w:tc>
        <w:tc>
          <w:tcPr>
            <w:tcW w:w="3260" w:type="dxa"/>
          </w:tcPr>
          <w:p w14:paraId="0E67D12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9259C47" w14:textId="77777777" w:rsidTr="0095521E">
        <w:tc>
          <w:tcPr>
            <w:tcW w:w="2759" w:type="dxa"/>
          </w:tcPr>
          <w:p w14:paraId="2756D42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916900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1A1041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52E907B1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50D8E39C" w14:textId="77777777" w:rsidR="00B70E92" w:rsidRPr="00ED58C9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b/>
          <w:i/>
          <w:color w:val="002060"/>
          <w:sz w:val="20"/>
          <w:szCs w:val="20"/>
        </w:rPr>
      </w:pPr>
      <w:bookmarkStart w:id="13" w:name="_Toc206596806"/>
      <w:r w:rsidRPr="005A1B88">
        <w:rPr>
          <w:rFonts w:ascii="Trebuchet MS" w:hAnsi="Trebuchet MS"/>
          <w:color w:val="002060"/>
          <w:sz w:val="24"/>
          <w:szCs w:val="24"/>
        </w:rPr>
        <w:t xml:space="preserve">Selection Parameters </w:t>
      </w:r>
      <w:r>
        <w:rPr>
          <w:rFonts w:ascii="Trebuchet MS" w:hAnsi="Trebuchet MS"/>
          <w:color w:val="002060"/>
          <w:sz w:val="24"/>
          <w:szCs w:val="24"/>
        </w:rPr>
        <w:t xml:space="preserve">(Mandatory) – </w:t>
      </w:r>
      <w:r w:rsidRPr="00ED58C9">
        <w:rPr>
          <w:rFonts w:ascii="Trebuchet MS" w:hAnsi="Trebuchet MS"/>
          <w:b/>
          <w:i/>
          <w:color w:val="002060"/>
          <w:sz w:val="20"/>
          <w:szCs w:val="20"/>
        </w:rPr>
        <w:t>Selection screen’s to be as per SAP standard screen</w:t>
      </w:r>
      <w:bookmarkEnd w:id="13"/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0"/>
        <w:gridCol w:w="1074"/>
        <w:gridCol w:w="909"/>
        <w:gridCol w:w="1412"/>
        <w:gridCol w:w="1457"/>
        <w:gridCol w:w="1459"/>
        <w:gridCol w:w="2066"/>
      </w:tblGrid>
      <w:tr w:rsidR="00B70E92" w:rsidRPr="005A1B88" w14:paraId="06D7596B" w14:textId="77777777" w:rsidTr="0095521E">
        <w:trPr>
          <w:trHeight w:val="432"/>
        </w:trPr>
        <w:tc>
          <w:tcPr>
            <w:tcW w:w="1010" w:type="dxa"/>
          </w:tcPr>
          <w:p w14:paraId="2BA0B2C9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EF79E10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74" w:type="dxa"/>
            <w:vAlign w:val="center"/>
          </w:tcPr>
          <w:p w14:paraId="0C77ABE0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909" w:type="dxa"/>
            <w:vAlign w:val="center"/>
          </w:tcPr>
          <w:p w14:paraId="66095E9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412" w:type="dxa"/>
            <w:vAlign w:val="center"/>
          </w:tcPr>
          <w:p w14:paraId="107F3CEC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457" w:type="dxa"/>
            <w:vAlign w:val="center"/>
          </w:tcPr>
          <w:p w14:paraId="7C50F0B0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482E90AA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459" w:type="dxa"/>
            <w:vAlign w:val="center"/>
          </w:tcPr>
          <w:p w14:paraId="3D70A5FF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(P)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arameter</w:t>
            </w:r>
            <w:proofErr w:type="spellEnd"/>
          </w:p>
          <w:p w14:paraId="259CF21E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(S)elect Option</w:t>
            </w:r>
          </w:p>
        </w:tc>
        <w:tc>
          <w:tcPr>
            <w:tcW w:w="2066" w:type="dxa"/>
          </w:tcPr>
          <w:p w14:paraId="11013182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5D4FC13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ultiple</w:t>
            </w:r>
            <w:proofErr w:type="spellEnd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/(S)ingle</w:t>
            </w:r>
          </w:p>
        </w:tc>
      </w:tr>
      <w:tr w:rsidR="00B70E92" w:rsidRPr="005A1B88" w14:paraId="5D479E3C" w14:textId="77777777" w:rsidTr="0095521E">
        <w:tc>
          <w:tcPr>
            <w:tcW w:w="1010" w:type="dxa"/>
          </w:tcPr>
          <w:p w14:paraId="0E8E22B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7DD736F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 excel sheet attached</w:t>
            </w:r>
          </w:p>
        </w:tc>
        <w:tc>
          <w:tcPr>
            <w:tcW w:w="909" w:type="dxa"/>
            <w:vAlign w:val="center"/>
          </w:tcPr>
          <w:p w14:paraId="4465D76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1204C97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CB154D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1A106C9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03227DF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64A5C4DD" w14:textId="77777777" w:rsidTr="0095521E">
        <w:tc>
          <w:tcPr>
            <w:tcW w:w="1010" w:type="dxa"/>
          </w:tcPr>
          <w:p w14:paraId="1F8E496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</w:tcPr>
          <w:p w14:paraId="30A2CA96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</w:tcPr>
          <w:p w14:paraId="7042B1FC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49B2F40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14978F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2AB2078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0AD691D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4ED1CC04" w14:textId="77777777" w:rsidTr="0095521E">
        <w:tc>
          <w:tcPr>
            <w:tcW w:w="1010" w:type="dxa"/>
          </w:tcPr>
          <w:p w14:paraId="467E315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7238D03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0899C65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0E5B067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514F88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208F03F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998326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37A3642E" w14:textId="77777777" w:rsidTr="0095521E">
        <w:tc>
          <w:tcPr>
            <w:tcW w:w="1010" w:type="dxa"/>
          </w:tcPr>
          <w:p w14:paraId="618C9D4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074" w:type="dxa"/>
            <w:vAlign w:val="center"/>
          </w:tcPr>
          <w:p w14:paraId="6A7B89B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205FC75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156E35F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019C9E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386490F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0519537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124706CA" w14:textId="77777777" w:rsidR="00B70E92" w:rsidRPr="005A1B88" w:rsidRDefault="00B70E92" w:rsidP="00B70E92">
      <w:pPr>
        <w:ind w:left="792"/>
        <w:rPr>
          <w:rFonts w:ascii="Trebuchet MS" w:hAnsi="Trebuchet MS" w:cs="Arial"/>
          <w:b/>
          <w:sz w:val="20"/>
          <w:szCs w:val="20"/>
        </w:rPr>
      </w:pPr>
    </w:p>
    <w:p w14:paraId="49DC3133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4" w:name="_Toc206596807"/>
      <w:r w:rsidRPr="005A1B88">
        <w:rPr>
          <w:rFonts w:ascii="Trebuchet MS" w:hAnsi="Trebuchet MS"/>
          <w:color w:val="002060"/>
          <w:sz w:val="24"/>
          <w:szCs w:val="24"/>
        </w:rPr>
        <w:lastRenderedPageBreak/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Selection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4"/>
    </w:p>
    <w:p w14:paraId="1F5845C0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4"/>
        <w:gridCol w:w="1832"/>
        <w:gridCol w:w="1866"/>
        <w:gridCol w:w="1423"/>
        <w:gridCol w:w="1457"/>
        <w:gridCol w:w="1695"/>
      </w:tblGrid>
      <w:tr w:rsidR="00B70E92" w:rsidRPr="00446538" w14:paraId="48A9D193" w14:textId="77777777" w:rsidTr="00AB6542">
        <w:trPr>
          <w:trHeight w:val="432"/>
        </w:trPr>
        <w:tc>
          <w:tcPr>
            <w:tcW w:w="1114" w:type="dxa"/>
          </w:tcPr>
          <w:p w14:paraId="1878908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44D19E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832" w:type="dxa"/>
            <w:vAlign w:val="center"/>
          </w:tcPr>
          <w:p w14:paraId="7CE6A53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Field Name 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 from above Selection Parameter)</w:t>
            </w:r>
          </w:p>
        </w:tc>
        <w:tc>
          <w:tcPr>
            <w:tcW w:w="1866" w:type="dxa"/>
            <w:vAlign w:val="center"/>
          </w:tcPr>
          <w:p w14:paraId="375D8FC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423" w:type="dxa"/>
            <w:vAlign w:val="center"/>
          </w:tcPr>
          <w:p w14:paraId="1B61290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Activity</w:t>
            </w:r>
          </w:p>
          <w:p w14:paraId="797078D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6AD8B4E2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16A027C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1922E9DE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06 – Delete </w:t>
            </w:r>
          </w:p>
        </w:tc>
        <w:tc>
          <w:tcPr>
            <w:tcW w:w="1457" w:type="dxa"/>
            <w:vAlign w:val="center"/>
          </w:tcPr>
          <w:p w14:paraId="6B72A4B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2824F9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695" w:type="dxa"/>
            <w:vAlign w:val="center"/>
          </w:tcPr>
          <w:p w14:paraId="2D7A520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10302657" w14:textId="77777777" w:rsidTr="00AB6542">
        <w:tc>
          <w:tcPr>
            <w:tcW w:w="1114" w:type="dxa"/>
          </w:tcPr>
          <w:p w14:paraId="35D9D7F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832" w:type="dxa"/>
            <w:vAlign w:val="center"/>
          </w:tcPr>
          <w:p w14:paraId="013FA16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011F075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1E696D2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D8E0AC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5D408B6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4F6A41FE" w14:textId="77777777" w:rsidTr="00AB6542">
        <w:tc>
          <w:tcPr>
            <w:tcW w:w="1114" w:type="dxa"/>
          </w:tcPr>
          <w:p w14:paraId="223B952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62D4A4F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12C9AEB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5E40562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6537094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0B6C28E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26F6903C" w14:textId="77777777" w:rsidTr="00AB6542">
        <w:tc>
          <w:tcPr>
            <w:tcW w:w="1114" w:type="dxa"/>
          </w:tcPr>
          <w:p w14:paraId="3A7294D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58C43D8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7B79BDA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086CDC4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34B3CF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086F0A9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A67190B" w14:textId="77777777" w:rsidTr="00AB6542">
        <w:tc>
          <w:tcPr>
            <w:tcW w:w="1114" w:type="dxa"/>
          </w:tcPr>
          <w:p w14:paraId="5C0822E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3F30520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3BC7F3B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00DE9D0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73A3F8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10A3E3C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4EF95005" w14:textId="77777777" w:rsidTr="00AB6542">
        <w:tc>
          <w:tcPr>
            <w:tcW w:w="1114" w:type="dxa"/>
          </w:tcPr>
          <w:p w14:paraId="6038B89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7B0DC9B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  <w:p w14:paraId="5B00B4B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4522C4A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61DEF62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196654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41B81B3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4D7FA263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34859040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02FBAA64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0BC46837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08DECE11" w14:textId="77777777" w:rsidR="00B70E92" w:rsidRPr="005A1B88" w:rsidRDefault="00B70E92" w:rsidP="00B70E92">
      <w:pPr>
        <w:pStyle w:val="Heading1"/>
        <w:numPr>
          <w:ilvl w:val="1"/>
          <w:numId w:val="3"/>
        </w:numPr>
        <w:spacing w:before="0"/>
        <w:rPr>
          <w:rFonts w:ascii="Trebuchet MS" w:hAnsi="Trebuchet MS"/>
          <w:color w:val="002060"/>
          <w:sz w:val="24"/>
          <w:szCs w:val="24"/>
        </w:rPr>
      </w:pPr>
      <w:bookmarkStart w:id="15" w:name="_Toc206596808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Output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5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6694229A" w14:textId="77777777" w:rsidR="00B70E92" w:rsidRPr="005A1B88" w:rsidRDefault="00B70E92" w:rsidP="00B70E92">
      <w:pPr>
        <w:jc w:val="center"/>
        <w:rPr>
          <w:rFonts w:ascii="Trebuchet MS" w:hAnsi="Trebuchet MS" w:cs="Calibri"/>
          <w:b/>
          <w:color w:val="002060"/>
          <w:sz w:val="22"/>
          <w:szCs w:val="22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7"/>
        <w:gridCol w:w="1326"/>
        <w:gridCol w:w="1962"/>
        <w:gridCol w:w="1558"/>
        <w:gridCol w:w="1460"/>
        <w:gridCol w:w="1774"/>
      </w:tblGrid>
      <w:tr w:rsidR="00B70E92" w:rsidRPr="00446538" w14:paraId="734CC4C9" w14:textId="77777777" w:rsidTr="0095521E">
        <w:trPr>
          <w:trHeight w:val="432"/>
        </w:trPr>
        <w:tc>
          <w:tcPr>
            <w:tcW w:w="1307" w:type="dxa"/>
          </w:tcPr>
          <w:p w14:paraId="5C0066F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67B99D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326" w:type="dxa"/>
            <w:vAlign w:val="center"/>
          </w:tcPr>
          <w:p w14:paraId="1ECA24E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( from Output Screen )</w:t>
            </w:r>
          </w:p>
        </w:tc>
        <w:tc>
          <w:tcPr>
            <w:tcW w:w="1962" w:type="dxa"/>
            <w:vAlign w:val="center"/>
          </w:tcPr>
          <w:p w14:paraId="4BF66A3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558" w:type="dxa"/>
            <w:vAlign w:val="center"/>
          </w:tcPr>
          <w:p w14:paraId="47549D1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Activity </w:t>
            </w:r>
          </w:p>
          <w:p w14:paraId="141B332E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72872B8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469E90C5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4C24B99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06 - Delete</w:t>
            </w:r>
          </w:p>
        </w:tc>
        <w:tc>
          <w:tcPr>
            <w:tcW w:w="1460" w:type="dxa"/>
            <w:vAlign w:val="center"/>
          </w:tcPr>
          <w:p w14:paraId="37F0E8D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30224EA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774" w:type="dxa"/>
            <w:vAlign w:val="center"/>
          </w:tcPr>
          <w:p w14:paraId="2F308435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3BA81E6B" w14:textId="77777777" w:rsidTr="0095521E">
        <w:tc>
          <w:tcPr>
            <w:tcW w:w="1307" w:type="dxa"/>
          </w:tcPr>
          <w:p w14:paraId="6326438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326" w:type="dxa"/>
            <w:vAlign w:val="center"/>
          </w:tcPr>
          <w:p w14:paraId="4DFABE8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276D463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62BBD1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7702FB8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4877EC1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22903151" w14:textId="77777777" w:rsidTr="0095521E">
        <w:tc>
          <w:tcPr>
            <w:tcW w:w="1307" w:type="dxa"/>
          </w:tcPr>
          <w:p w14:paraId="3BA3CB5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15BC5B4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7605FBF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E9F4E4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2089D74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6314731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F4BB999" w14:textId="77777777" w:rsidTr="0095521E">
        <w:tc>
          <w:tcPr>
            <w:tcW w:w="1307" w:type="dxa"/>
          </w:tcPr>
          <w:p w14:paraId="10C0C2D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4DFFD12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6A089D1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77F4AD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196782B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330D463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371BE199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43AA7B34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7E4564CF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6" w:name="_Toc206596809"/>
      <w:r w:rsidRPr="005A1B88">
        <w:rPr>
          <w:rFonts w:ascii="Trebuchet MS" w:hAnsi="Trebuchet MS"/>
          <w:color w:val="002060"/>
          <w:sz w:val="24"/>
          <w:szCs w:val="24"/>
        </w:rPr>
        <w:t>Standard Function Module / BAPI used (Object Name – Function Modules / BAPI)</w:t>
      </w:r>
      <w:bookmarkEnd w:id="16"/>
    </w:p>
    <w:p w14:paraId="4739611E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1448"/>
        <w:gridCol w:w="1477"/>
        <w:gridCol w:w="1700"/>
        <w:gridCol w:w="2008"/>
        <w:gridCol w:w="1489"/>
      </w:tblGrid>
      <w:tr w:rsidR="00B70E92" w:rsidRPr="00446538" w14:paraId="4D750DFB" w14:textId="77777777" w:rsidTr="0095521E">
        <w:trPr>
          <w:trHeight w:val="288"/>
        </w:trPr>
        <w:tc>
          <w:tcPr>
            <w:tcW w:w="1265" w:type="dxa"/>
          </w:tcPr>
          <w:p w14:paraId="7F4FA8E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48" w:type="dxa"/>
          </w:tcPr>
          <w:p w14:paraId="2E10243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14:paraId="3C4A8B6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12D3C3F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2008" w:type="dxa"/>
            <w:vAlign w:val="center"/>
          </w:tcPr>
          <w:p w14:paraId="6110CB3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89" w:type="dxa"/>
          </w:tcPr>
          <w:p w14:paraId="5C51E96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</w:tr>
      <w:tr w:rsidR="00B70E92" w:rsidRPr="00446538" w14:paraId="191AEF8A" w14:textId="77777777" w:rsidTr="0095521E">
        <w:trPr>
          <w:trHeight w:val="288"/>
        </w:trPr>
        <w:tc>
          <w:tcPr>
            <w:tcW w:w="1265" w:type="dxa"/>
          </w:tcPr>
          <w:p w14:paraId="1EA63B0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448" w:type="dxa"/>
          </w:tcPr>
          <w:p w14:paraId="6A33B4D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477" w:type="dxa"/>
            <w:vAlign w:val="center"/>
          </w:tcPr>
          <w:p w14:paraId="5CAD7D8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00" w:type="dxa"/>
          </w:tcPr>
          <w:p w14:paraId="06B4E98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2008" w:type="dxa"/>
            <w:vAlign w:val="center"/>
          </w:tcPr>
          <w:p w14:paraId="656F98D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489" w:type="dxa"/>
          </w:tcPr>
          <w:p w14:paraId="05473DC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7E9FEA50" w14:textId="77777777" w:rsidTr="0095521E">
        <w:tc>
          <w:tcPr>
            <w:tcW w:w="1265" w:type="dxa"/>
          </w:tcPr>
          <w:p w14:paraId="3964439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448" w:type="dxa"/>
          </w:tcPr>
          <w:p w14:paraId="5681FC7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477" w:type="dxa"/>
          </w:tcPr>
          <w:p w14:paraId="53BFC17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00" w:type="dxa"/>
          </w:tcPr>
          <w:p w14:paraId="7E6ECB3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08" w:type="dxa"/>
          </w:tcPr>
          <w:p w14:paraId="7B7647D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89" w:type="dxa"/>
          </w:tcPr>
          <w:p w14:paraId="03AF7EC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7ED0495" w14:textId="77777777" w:rsidR="00B70E92" w:rsidRPr="005A1B88" w:rsidRDefault="00B70E92" w:rsidP="00B70E92">
      <w:pPr>
        <w:pStyle w:val="Heading1"/>
        <w:ind w:left="1004"/>
        <w:rPr>
          <w:rFonts w:ascii="Trebuchet MS" w:hAnsi="Trebuchet MS"/>
          <w:color w:val="002060"/>
          <w:sz w:val="24"/>
          <w:szCs w:val="24"/>
        </w:rPr>
      </w:pPr>
    </w:p>
    <w:p w14:paraId="3AD5BC58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7" w:name="_Toc206596810"/>
      <w:r w:rsidRPr="005A1B88">
        <w:rPr>
          <w:rFonts w:ascii="Trebuchet MS" w:hAnsi="Trebuchet MS"/>
          <w:color w:val="002060"/>
          <w:sz w:val="24"/>
          <w:szCs w:val="24"/>
        </w:rPr>
        <w:t>Enhancement details (Object - User-Exit / BADI / Routines / Substitution rules)</w:t>
      </w:r>
      <w:bookmarkEnd w:id="17"/>
    </w:p>
    <w:p w14:paraId="34A74B3E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6"/>
        <w:gridCol w:w="906"/>
        <w:gridCol w:w="1000"/>
        <w:gridCol w:w="1541"/>
        <w:gridCol w:w="1578"/>
        <w:gridCol w:w="1877"/>
        <w:gridCol w:w="1319"/>
      </w:tblGrid>
      <w:tr w:rsidR="00B70E92" w:rsidRPr="00446538" w14:paraId="229491E0" w14:textId="77777777" w:rsidTr="0095521E">
        <w:trPr>
          <w:trHeight w:val="288"/>
        </w:trPr>
        <w:tc>
          <w:tcPr>
            <w:tcW w:w="1172" w:type="dxa"/>
          </w:tcPr>
          <w:p w14:paraId="10FE6A1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lastRenderedPageBreak/>
              <w:t>Version No</w:t>
            </w:r>
          </w:p>
        </w:tc>
        <w:tc>
          <w:tcPr>
            <w:tcW w:w="845" w:type="dxa"/>
          </w:tcPr>
          <w:p w14:paraId="0B396CD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03" w:type="dxa"/>
          </w:tcPr>
          <w:p w14:paraId="3510740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567" w:type="dxa"/>
            <w:vAlign w:val="center"/>
          </w:tcPr>
          <w:p w14:paraId="534106A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585" w:type="dxa"/>
          </w:tcPr>
          <w:p w14:paraId="00A98FD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03FFC3B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884" w:type="dxa"/>
            <w:vAlign w:val="center"/>
          </w:tcPr>
          <w:p w14:paraId="0602DA3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331" w:type="dxa"/>
          </w:tcPr>
          <w:p w14:paraId="367ADD9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7CB34DFD" w14:textId="77777777" w:rsidTr="0095521E">
        <w:tc>
          <w:tcPr>
            <w:tcW w:w="1172" w:type="dxa"/>
          </w:tcPr>
          <w:p w14:paraId="38AD0B7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845" w:type="dxa"/>
          </w:tcPr>
          <w:p w14:paraId="619E1DA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03" w:type="dxa"/>
          </w:tcPr>
          <w:p w14:paraId="09E3D9A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67" w:type="dxa"/>
          </w:tcPr>
          <w:p w14:paraId="05216A3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85" w:type="dxa"/>
          </w:tcPr>
          <w:p w14:paraId="6DF42FD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884" w:type="dxa"/>
          </w:tcPr>
          <w:p w14:paraId="4BDD55D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31" w:type="dxa"/>
          </w:tcPr>
          <w:p w14:paraId="05327B5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05C3CD63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43AB06C9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8" w:name="_Toc206596811"/>
      <w:r w:rsidRPr="005A1B88">
        <w:rPr>
          <w:rFonts w:ascii="Trebuchet MS" w:hAnsi="Trebuchet MS"/>
          <w:color w:val="002060"/>
          <w:sz w:val="24"/>
          <w:szCs w:val="24"/>
        </w:rPr>
        <w:t>Conversion details (Object Name – BDC / BAPI)</w:t>
      </w:r>
      <w:bookmarkEnd w:id="18"/>
    </w:p>
    <w:p w14:paraId="1330333A" w14:textId="77777777" w:rsidR="00B70E92" w:rsidRPr="00082BB9" w:rsidRDefault="00B70E92" w:rsidP="00B70E92">
      <w:pPr>
        <w:ind w:left="720"/>
        <w:rPr>
          <w:rFonts w:ascii="Trebuchet MS" w:hAnsi="Trebuchet MS"/>
          <w:color w:val="002060"/>
        </w:rPr>
      </w:pPr>
      <w:proofErr w:type="gramStart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>Note :</w:t>
      </w:r>
      <w:proofErr w:type="gramEnd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 xml:space="preserve"> Mandatory - Error log / Success log to be displayed at the end with Row &amp; column of the Excel sheet in an ALV report form</w:t>
      </w:r>
    </w:p>
    <w:p w14:paraId="3B29E241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906"/>
        <w:gridCol w:w="1028"/>
        <w:gridCol w:w="968"/>
        <w:gridCol w:w="1724"/>
        <w:gridCol w:w="1667"/>
        <w:gridCol w:w="2076"/>
      </w:tblGrid>
      <w:tr w:rsidR="00B70E92" w:rsidRPr="00446538" w14:paraId="14B39A63" w14:textId="77777777" w:rsidTr="0095521E">
        <w:trPr>
          <w:trHeight w:val="288"/>
        </w:trPr>
        <w:tc>
          <w:tcPr>
            <w:tcW w:w="1032" w:type="dxa"/>
          </w:tcPr>
          <w:p w14:paraId="50D9BB9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BFD8F5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06" w:type="dxa"/>
          </w:tcPr>
          <w:p w14:paraId="59715C3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CEA9E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Object </w:t>
            </w:r>
          </w:p>
        </w:tc>
        <w:tc>
          <w:tcPr>
            <w:tcW w:w="1079" w:type="dxa"/>
          </w:tcPr>
          <w:p w14:paraId="7FC56D3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3FBB5E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040" w:type="dxa"/>
            <w:vAlign w:val="center"/>
          </w:tcPr>
          <w:p w14:paraId="7A7EB1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820" w:type="dxa"/>
          </w:tcPr>
          <w:p w14:paraId="69626C3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434" w:type="dxa"/>
            <w:vAlign w:val="center"/>
          </w:tcPr>
          <w:p w14:paraId="7FDD778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2076" w:type="dxa"/>
          </w:tcPr>
          <w:p w14:paraId="6E3F6D2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24C505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Recording/Variant to test</w:t>
            </w:r>
          </w:p>
        </w:tc>
      </w:tr>
      <w:tr w:rsidR="00B70E92" w:rsidRPr="005A1B88" w14:paraId="6922E48D" w14:textId="77777777" w:rsidTr="0095521E">
        <w:tc>
          <w:tcPr>
            <w:tcW w:w="1032" w:type="dxa"/>
          </w:tcPr>
          <w:p w14:paraId="49368DF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06" w:type="dxa"/>
          </w:tcPr>
          <w:p w14:paraId="4CF06FC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79" w:type="dxa"/>
          </w:tcPr>
          <w:p w14:paraId="3EFD109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40" w:type="dxa"/>
          </w:tcPr>
          <w:p w14:paraId="0D724EE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820" w:type="dxa"/>
          </w:tcPr>
          <w:p w14:paraId="7549591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34" w:type="dxa"/>
          </w:tcPr>
          <w:p w14:paraId="19EBC68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76" w:type="dxa"/>
          </w:tcPr>
          <w:p w14:paraId="052B4C8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75B400D7" w14:textId="77777777" w:rsidTr="0095521E">
        <w:tc>
          <w:tcPr>
            <w:tcW w:w="1032" w:type="dxa"/>
          </w:tcPr>
          <w:p w14:paraId="7AA6E07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06" w:type="dxa"/>
          </w:tcPr>
          <w:p w14:paraId="6EFD4C7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79" w:type="dxa"/>
          </w:tcPr>
          <w:p w14:paraId="066BE73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40" w:type="dxa"/>
          </w:tcPr>
          <w:p w14:paraId="749235C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820" w:type="dxa"/>
          </w:tcPr>
          <w:p w14:paraId="2825AC0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34" w:type="dxa"/>
          </w:tcPr>
          <w:p w14:paraId="4845138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1D0C235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15912235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7BDA0685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76391027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9" w:name="_Toc206596812"/>
      <w:r w:rsidRPr="005A1B88">
        <w:rPr>
          <w:rFonts w:ascii="Trebuchet MS" w:hAnsi="Trebuchet MS"/>
          <w:color w:val="002060"/>
          <w:sz w:val="24"/>
          <w:szCs w:val="24"/>
        </w:rPr>
        <w:t>Interface details (Object - RFC / WEBSERVICE – SOAP / REST API)</w:t>
      </w:r>
      <w:bookmarkEnd w:id="19"/>
    </w:p>
    <w:p w14:paraId="062DA17B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3"/>
        <w:gridCol w:w="1227"/>
        <w:gridCol w:w="1157"/>
        <w:gridCol w:w="1216"/>
        <w:gridCol w:w="1722"/>
        <w:gridCol w:w="1667"/>
        <w:gridCol w:w="1255"/>
      </w:tblGrid>
      <w:tr w:rsidR="00B70E92" w:rsidRPr="00446538" w14:paraId="5D8803F7" w14:textId="77777777" w:rsidTr="0095521E">
        <w:trPr>
          <w:trHeight w:val="288"/>
        </w:trPr>
        <w:tc>
          <w:tcPr>
            <w:tcW w:w="1157" w:type="dxa"/>
          </w:tcPr>
          <w:p w14:paraId="1F98A22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3D91B465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55" w:type="dxa"/>
          </w:tcPr>
          <w:p w14:paraId="19C254B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F37E78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179" w:type="dxa"/>
          </w:tcPr>
          <w:p w14:paraId="2EB964E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961DE3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253" w:type="dxa"/>
            <w:vAlign w:val="center"/>
          </w:tcPr>
          <w:p w14:paraId="5A96E96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42" w:type="dxa"/>
          </w:tcPr>
          <w:p w14:paraId="6A85E7B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521" w:type="dxa"/>
            <w:vAlign w:val="center"/>
          </w:tcPr>
          <w:p w14:paraId="2E165D2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280" w:type="dxa"/>
          </w:tcPr>
          <w:p w14:paraId="2AFF56B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0AE65E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18F62F12" w14:textId="77777777" w:rsidTr="0095521E">
        <w:tc>
          <w:tcPr>
            <w:tcW w:w="1157" w:type="dxa"/>
          </w:tcPr>
          <w:p w14:paraId="460D0BA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55" w:type="dxa"/>
          </w:tcPr>
          <w:p w14:paraId="7D84AEE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179" w:type="dxa"/>
          </w:tcPr>
          <w:p w14:paraId="6635C3D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253" w:type="dxa"/>
          </w:tcPr>
          <w:p w14:paraId="37A690F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2" w:type="dxa"/>
          </w:tcPr>
          <w:p w14:paraId="0C14B56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521" w:type="dxa"/>
          </w:tcPr>
          <w:p w14:paraId="1180813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280" w:type="dxa"/>
          </w:tcPr>
          <w:p w14:paraId="09EB0A4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06E493DE" w14:textId="77777777" w:rsidTr="0095521E">
        <w:tc>
          <w:tcPr>
            <w:tcW w:w="1157" w:type="dxa"/>
          </w:tcPr>
          <w:p w14:paraId="377880E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14:paraId="24F5328C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179" w:type="dxa"/>
          </w:tcPr>
          <w:p w14:paraId="6DA0F38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3" w:type="dxa"/>
          </w:tcPr>
          <w:p w14:paraId="52AB9DF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742" w:type="dxa"/>
          </w:tcPr>
          <w:p w14:paraId="1CD80CC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276F3EC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80" w:type="dxa"/>
          </w:tcPr>
          <w:p w14:paraId="71C753B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A09583C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238AAC32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0" w:name="_Toc206596813"/>
      <w:r>
        <w:rPr>
          <w:rFonts w:ascii="Trebuchet MS" w:hAnsi="Trebuchet MS"/>
          <w:color w:val="002060"/>
          <w:sz w:val="24"/>
          <w:szCs w:val="24"/>
        </w:rPr>
        <w:t xml:space="preserve">Forms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(Object - </w:t>
      </w:r>
      <w:proofErr w:type="spellStart"/>
      <w:r>
        <w:rPr>
          <w:rFonts w:ascii="Trebuchet MS" w:hAnsi="Trebuchet MS"/>
          <w:color w:val="002060"/>
          <w:sz w:val="24"/>
          <w:szCs w:val="24"/>
        </w:rPr>
        <w:t>Smartforms</w:t>
      </w:r>
      <w:proofErr w:type="spellEnd"/>
      <w:r w:rsidRPr="005A1B88">
        <w:rPr>
          <w:rFonts w:ascii="Trebuchet MS" w:hAnsi="Trebuchet MS"/>
          <w:color w:val="002060"/>
          <w:sz w:val="24"/>
          <w:szCs w:val="24"/>
        </w:rPr>
        <w:t xml:space="preserve"> / </w:t>
      </w:r>
      <w:r>
        <w:rPr>
          <w:rFonts w:ascii="Trebuchet MS" w:hAnsi="Trebuchet MS"/>
          <w:color w:val="002060"/>
          <w:sz w:val="24"/>
          <w:szCs w:val="24"/>
        </w:rPr>
        <w:t>Script</w:t>
      </w:r>
      <w:r w:rsidRPr="005A1B88">
        <w:rPr>
          <w:rFonts w:ascii="Trebuchet MS" w:hAnsi="Trebuchet MS"/>
          <w:color w:val="002060"/>
          <w:sz w:val="24"/>
          <w:szCs w:val="24"/>
        </w:rPr>
        <w:t>)</w:t>
      </w:r>
      <w:bookmarkEnd w:id="20"/>
    </w:p>
    <w:p w14:paraId="19FCCF0F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42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282"/>
        <w:gridCol w:w="1200"/>
        <w:gridCol w:w="1375"/>
        <w:gridCol w:w="2410"/>
        <w:gridCol w:w="1984"/>
      </w:tblGrid>
      <w:tr w:rsidR="00B70E92" w:rsidRPr="00446538" w14:paraId="7EEE3FD6" w14:textId="77777777" w:rsidTr="0095521E">
        <w:trPr>
          <w:trHeight w:val="288"/>
        </w:trPr>
        <w:tc>
          <w:tcPr>
            <w:tcW w:w="1170" w:type="dxa"/>
          </w:tcPr>
          <w:p w14:paraId="12A0449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97371E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82" w:type="dxa"/>
          </w:tcPr>
          <w:p w14:paraId="4CE47A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432442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200" w:type="dxa"/>
          </w:tcPr>
          <w:p w14:paraId="476DB61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6F0022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375" w:type="dxa"/>
            <w:vAlign w:val="center"/>
          </w:tcPr>
          <w:p w14:paraId="508F4B9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Printer details</w:t>
            </w:r>
          </w:p>
        </w:tc>
        <w:tc>
          <w:tcPr>
            <w:tcW w:w="2410" w:type="dxa"/>
          </w:tcPr>
          <w:p w14:paraId="2452B26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Background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to send on mail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1392B9C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Output device</w:t>
            </w:r>
          </w:p>
        </w:tc>
      </w:tr>
      <w:tr w:rsidR="00B70E92" w:rsidRPr="005A1B88" w14:paraId="5D1F77CF" w14:textId="77777777" w:rsidTr="0095521E">
        <w:tc>
          <w:tcPr>
            <w:tcW w:w="1170" w:type="dxa"/>
          </w:tcPr>
          <w:p w14:paraId="1514038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82" w:type="dxa"/>
          </w:tcPr>
          <w:p w14:paraId="3BD94085" w14:textId="77777777" w:rsidR="00B70E92" w:rsidRPr="005A1B88" w:rsidRDefault="00FC2115" w:rsidP="00FC2115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SD01F</w:t>
            </w:r>
          </w:p>
        </w:tc>
        <w:tc>
          <w:tcPr>
            <w:tcW w:w="1200" w:type="dxa"/>
          </w:tcPr>
          <w:p w14:paraId="188CF14E" w14:textId="77777777" w:rsidR="00B70E92" w:rsidRPr="005A1B88" w:rsidRDefault="00FC2115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E-Invoice for B2B Customer</w:t>
            </w:r>
          </w:p>
        </w:tc>
        <w:tc>
          <w:tcPr>
            <w:tcW w:w="1375" w:type="dxa"/>
          </w:tcPr>
          <w:p w14:paraId="7211FFA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78953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A5A168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SAP</w:t>
            </w:r>
          </w:p>
        </w:tc>
      </w:tr>
      <w:tr w:rsidR="00B70E92" w:rsidRPr="005A1B88" w14:paraId="07582B26" w14:textId="77777777" w:rsidTr="0095521E">
        <w:tc>
          <w:tcPr>
            <w:tcW w:w="1170" w:type="dxa"/>
          </w:tcPr>
          <w:p w14:paraId="1B442B9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82" w:type="dxa"/>
          </w:tcPr>
          <w:p w14:paraId="2148650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00" w:type="dxa"/>
          </w:tcPr>
          <w:p w14:paraId="71592B2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375" w:type="dxa"/>
          </w:tcPr>
          <w:p w14:paraId="04D8DD3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0EAC735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8D2501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5C7C16A3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1F7D502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1" w:name="_Toc206596814"/>
      <w:r w:rsidRPr="005A1B88">
        <w:rPr>
          <w:rFonts w:ascii="Trebuchet MS" w:hAnsi="Trebuchet MS"/>
          <w:color w:val="002060"/>
          <w:sz w:val="24"/>
          <w:szCs w:val="24"/>
        </w:rPr>
        <w:t>Email details (Object – Email / SMS)</w:t>
      </w:r>
      <w:bookmarkEnd w:id="21"/>
    </w:p>
    <w:p w14:paraId="2578689F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969"/>
        <w:gridCol w:w="1062"/>
        <w:gridCol w:w="1699"/>
        <w:gridCol w:w="1743"/>
        <w:gridCol w:w="1498"/>
        <w:gridCol w:w="1354"/>
      </w:tblGrid>
      <w:tr w:rsidR="00B70E92" w:rsidRPr="00446538" w14:paraId="5F7781D4" w14:textId="77777777" w:rsidTr="0095521E">
        <w:trPr>
          <w:trHeight w:val="211"/>
        </w:trPr>
        <w:tc>
          <w:tcPr>
            <w:tcW w:w="1062" w:type="dxa"/>
          </w:tcPr>
          <w:p w14:paraId="175252B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C3AE2E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69" w:type="dxa"/>
          </w:tcPr>
          <w:p w14:paraId="0A1ED3B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BADD91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62" w:type="dxa"/>
          </w:tcPr>
          <w:p w14:paraId="376F3D7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196222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699" w:type="dxa"/>
            <w:vAlign w:val="center"/>
          </w:tcPr>
          <w:p w14:paraId="37A9DC4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ackground)</w:t>
            </w:r>
          </w:p>
        </w:tc>
        <w:tc>
          <w:tcPr>
            <w:tcW w:w="1743" w:type="dxa"/>
          </w:tcPr>
          <w:p w14:paraId="0A7592E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B905C7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Targeted Single/Multiple</w:t>
            </w:r>
          </w:p>
        </w:tc>
        <w:tc>
          <w:tcPr>
            <w:tcW w:w="1498" w:type="dxa"/>
            <w:vAlign w:val="center"/>
          </w:tcPr>
          <w:p w14:paraId="4C38FB54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Content of the mail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. Maintain the same in below box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354" w:type="dxa"/>
          </w:tcPr>
          <w:p w14:paraId="410EB02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B881AC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Mail ID’s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/Mobile No.</w:t>
            </w:r>
          </w:p>
        </w:tc>
      </w:tr>
      <w:tr w:rsidR="00B70E92" w:rsidRPr="005A1B88" w14:paraId="1E32005A" w14:textId="77777777" w:rsidTr="0095521E">
        <w:tc>
          <w:tcPr>
            <w:tcW w:w="1062" w:type="dxa"/>
          </w:tcPr>
          <w:p w14:paraId="06BC9DE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69" w:type="dxa"/>
          </w:tcPr>
          <w:p w14:paraId="0D01578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2" w:type="dxa"/>
          </w:tcPr>
          <w:p w14:paraId="0787453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699" w:type="dxa"/>
          </w:tcPr>
          <w:p w14:paraId="6B75FAE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3" w:type="dxa"/>
          </w:tcPr>
          <w:p w14:paraId="28287B0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98" w:type="dxa"/>
          </w:tcPr>
          <w:p w14:paraId="34041A5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54" w:type="dxa"/>
          </w:tcPr>
          <w:p w14:paraId="1C73B6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7F444991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6E01146E" w14:textId="77777777" w:rsidTr="0095521E">
        <w:tc>
          <w:tcPr>
            <w:tcW w:w="9355" w:type="dxa"/>
          </w:tcPr>
          <w:p w14:paraId="79C74DD0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Email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2241510C" w14:textId="77777777" w:rsidTr="0095521E">
        <w:tc>
          <w:tcPr>
            <w:tcW w:w="9355" w:type="dxa"/>
          </w:tcPr>
          <w:p w14:paraId="3A79A125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727D28B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DC510FC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0C29825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F7B1C80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10137D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46C8D933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3ECEF2D4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42D19627" w14:textId="77777777" w:rsidTr="0095521E">
        <w:tc>
          <w:tcPr>
            <w:tcW w:w="9355" w:type="dxa"/>
          </w:tcPr>
          <w:p w14:paraId="24469512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SMS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1A1CEDC6" w14:textId="77777777" w:rsidTr="0095521E">
        <w:tc>
          <w:tcPr>
            <w:tcW w:w="9355" w:type="dxa"/>
          </w:tcPr>
          <w:p w14:paraId="7D7A1BF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09110E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84347B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822F55E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702C18B2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6BC671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4CCA683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62DA73E8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719D8736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43590D17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2" w:name="_Toc206596815"/>
      <w:r w:rsidRPr="005A1B88">
        <w:rPr>
          <w:rFonts w:ascii="Trebuchet MS" w:hAnsi="Trebuchet MS"/>
          <w:color w:val="002060"/>
          <w:sz w:val="24"/>
          <w:szCs w:val="24"/>
        </w:rPr>
        <w:t>Message class</w:t>
      </w:r>
      <w:r>
        <w:rPr>
          <w:rFonts w:ascii="Trebuchet MS" w:hAnsi="Trebuchet MS"/>
          <w:color w:val="002060"/>
          <w:sz w:val="24"/>
          <w:szCs w:val="24"/>
        </w:rPr>
        <w:t xml:space="preserve"> (Mandatory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for </w:t>
      </w:r>
      <w:r>
        <w:rPr>
          <w:rFonts w:ascii="Trebuchet MS" w:hAnsi="Trebuchet MS"/>
          <w:color w:val="002060"/>
          <w:sz w:val="24"/>
          <w:szCs w:val="24"/>
        </w:rPr>
        <w:t xml:space="preserve">all </w:t>
      </w:r>
      <w:r w:rsidRPr="005A1B88">
        <w:rPr>
          <w:rFonts w:ascii="Trebuchet MS" w:hAnsi="Trebuchet MS"/>
          <w:color w:val="002060"/>
          <w:sz w:val="24"/>
          <w:szCs w:val="24"/>
        </w:rPr>
        <w:t>Smart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forms/Reports/Interface/Module pool/BDC/BAPI/Enhancements/Web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Dynpro)</w:t>
      </w:r>
      <w:bookmarkEnd w:id="22"/>
    </w:p>
    <w:p w14:paraId="4A58098A" w14:textId="77777777" w:rsidR="00B70E92" w:rsidRPr="00ED58C9" w:rsidRDefault="00B70E92" w:rsidP="00B70E92">
      <w:pPr>
        <w:ind w:left="720" w:firstLine="89"/>
        <w:jc w:val="both"/>
        <w:rPr>
          <w:rFonts w:ascii="Trebuchet MS" w:hAnsi="Trebuchet MS"/>
          <w:i/>
          <w:color w:val="002060"/>
          <w:sz w:val="20"/>
          <w:szCs w:val="20"/>
        </w:rPr>
      </w:pPr>
    </w:p>
    <w:tbl>
      <w:tblPr>
        <w:tblW w:w="9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050"/>
        <w:gridCol w:w="1976"/>
        <w:gridCol w:w="3675"/>
        <w:gridCol w:w="1050"/>
        <w:gridCol w:w="1050"/>
      </w:tblGrid>
      <w:tr w:rsidR="00B70E92" w:rsidRPr="00446538" w14:paraId="27969FF1" w14:textId="77777777" w:rsidTr="00865D2E">
        <w:trPr>
          <w:trHeight w:val="288"/>
        </w:trPr>
        <w:tc>
          <w:tcPr>
            <w:tcW w:w="988" w:type="dxa"/>
          </w:tcPr>
          <w:p w14:paraId="2E72D95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50" w:type="dxa"/>
          </w:tcPr>
          <w:p w14:paraId="070888CB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Class</w:t>
            </w:r>
          </w:p>
        </w:tc>
        <w:tc>
          <w:tcPr>
            <w:tcW w:w="1976" w:type="dxa"/>
            <w:vAlign w:val="center"/>
          </w:tcPr>
          <w:p w14:paraId="6D74915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Standard/Custom</w:t>
            </w:r>
          </w:p>
        </w:tc>
        <w:tc>
          <w:tcPr>
            <w:tcW w:w="3675" w:type="dxa"/>
          </w:tcPr>
          <w:p w14:paraId="2BF875E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Type – (E)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rror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/(I)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nformation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ucess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/(W)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arning</w:t>
            </w:r>
            <w:proofErr w:type="spellEnd"/>
          </w:p>
        </w:tc>
        <w:tc>
          <w:tcPr>
            <w:tcW w:w="1050" w:type="dxa"/>
            <w:vAlign w:val="center"/>
          </w:tcPr>
          <w:p w14:paraId="75D0A4F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ID Number</w:t>
            </w:r>
          </w:p>
        </w:tc>
        <w:tc>
          <w:tcPr>
            <w:tcW w:w="1050" w:type="dxa"/>
          </w:tcPr>
          <w:p w14:paraId="605492F5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</w:t>
            </w:r>
          </w:p>
        </w:tc>
      </w:tr>
      <w:tr w:rsidR="00B70E92" w:rsidRPr="005A1B88" w14:paraId="073D77F9" w14:textId="77777777" w:rsidTr="00865D2E">
        <w:tc>
          <w:tcPr>
            <w:tcW w:w="988" w:type="dxa"/>
          </w:tcPr>
          <w:p w14:paraId="5882995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050" w:type="dxa"/>
          </w:tcPr>
          <w:p w14:paraId="2541B90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976" w:type="dxa"/>
          </w:tcPr>
          <w:p w14:paraId="65644F9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675" w:type="dxa"/>
          </w:tcPr>
          <w:p w14:paraId="544ED62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6F79B49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2B12B1D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C305064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4488EA5D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3" w:name="_Toc206596816"/>
      <w:r w:rsidRPr="005A1B88">
        <w:rPr>
          <w:rFonts w:ascii="Trebuchet MS" w:hAnsi="Trebuchet MS"/>
          <w:color w:val="002060"/>
          <w:sz w:val="24"/>
          <w:szCs w:val="24"/>
        </w:rPr>
        <w:t>Constant Values</w:t>
      </w:r>
      <w:bookmarkEnd w:id="23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5393CA0D" w14:textId="77777777" w:rsidR="00B70E92" w:rsidRDefault="00B70E92" w:rsidP="00B70E92">
      <w:pPr>
        <w:jc w:val="center"/>
        <w:rPr>
          <w:rFonts w:ascii="Trebuchet MS" w:hAnsi="Trebuchet MS"/>
          <w:color w:val="002060"/>
          <w:sz w:val="20"/>
          <w:szCs w:val="20"/>
        </w:rPr>
      </w:pPr>
    </w:p>
    <w:tbl>
      <w:tblPr>
        <w:tblW w:w="93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61"/>
        <w:gridCol w:w="1308"/>
        <w:gridCol w:w="2051"/>
        <w:gridCol w:w="1066"/>
        <w:gridCol w:w="960"/>
      </w:tblGrid>
      <w:tr w:rsidR="00B70E92" w:rsidRPr="00446538" w14:paraId="713B654E" w14:textId="77777777" w:rsidTr="00865D2E">
        <w:trPr>
          <w:trHeight w:val="288"/>
        </w:trPr>
        <w:tc>
          <w:tcPr>
            <w:tcW w:w="841" w:type="dxa"/>
          </w:tcPr>
          <w:p w14:paraId="67BB2D83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2CDDDC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Client</w:t>
            </w:r>
          </w:p>
        </w:tc>
        <w:tc>
          <w:tcPr>
            <w:tcW w:w="3161" w:type="dxa"/>
          </w:tcPr>
          <w:p w14:paraId="7EC2A177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0BB94194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Program</w:t>
            </w:r>
          </w:p>
        </w:tc>
        <w:tc>
          <w:tcPr>
            <w:tcW w:w="1308" w:type="dxa"/>
          </w:tcPr>
          <w:p w14:paraId="5D157B3E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Variable Name</w:t>
            </w:r>
          </w:p>
        </w:tc>
        <w:tc>
          <w:tcPr>
            <w:tcW w:w="2051" w:type="dxa"/>
            <w:vAlign w:val="center"/>
          </w:tcPr>
          <w:p w14:paraId="1C25E75F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Selection type </w:t>
            </w:r>
          </w:p>
          <w:p w14:paraId="7529E5ED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 – Parameter</w:t>
            </w:r>
          </w:p>
          <w:p w14:paraId="63669AB3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 – Selection</w:t>
            </w:r>
          </w:p>
          <w:p w14:paraId="7249AA8D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Blank - for any other</w:t>
            </w:r>
          </w:p>
        </w:tc>
        <w:tc>
          <w:tcPr>
            <w:tcW w:w="1066" w:type="dxa"/>
          </w:tcPr>
          <w:p w14:paraId="0F20E826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Index Number</w:t>
            </w:r>
          </w:p>
        </w:tc>
        <w:tc>
          <w:tcPr>
            <w:tcW w:w="960" w:type="dxa"/>
          </w:tcPr>
          <w:p w14:paraId="7C76B645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Values</w:t>
            </w:r>
          </w:p>
        </w:tc>
      </w:tr>
      <w:tr w:rsidR="00B70E92" w:rsidRPr="005A1B88" w14:paraId="7A7871F4" w14:textId="77777777" w:rsidTr="00865D2E">
        <w:tc>
          <w:tcPr>
            <w:tcW w:w="841" w:type="dxa"/>
          </w:tcPr>
          <w:p w14:paraId="0EAA657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161" w:type="dxa"/>
          </w:tcPr>
          <w:p w14:paraId="3A02362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308" w:type="dxa"/>
          </w:tcPr>
          <w:p w14:paraId="01E4666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2051" w:type="dxa"/>
          </w:tcPr>
          <w:p w14:paraId="3239A7B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6" w:type="dxa"/>
          </w:tcPr>
          <w:p w14:paraId="68E485C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960" w:type="dxa"/>
          </w:tcPr>
          <w:p w14:paraId="21EC1F46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  <w:tr w:rsidR="00B70E92" w:rsidRPr="005A1B88" w14:paraId="149F8ECF" w14:textId="77777777" w:rsidTr="00865D2E">
        <w:tc>
          <w:tcPr>
            <w:tcW w:w="841" w:type="dxa"/>
          </w:tcPr>
          <w:p w14:paraId="79B8A050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3AEB14E0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78C99EF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17FA4762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7791411B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1A7BA617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554E9532" w14:textId="77777777" w:rsidTr="00865D2E">
        <w:tc>
          <w:tcPr>
            <w:tcW w:w="841" w:type="dxa"/>
          </w:tcPr>
          <w:p w14:paraId="4836557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677AA8C0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7A8AFC1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4D6B6F6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2D9EB384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3C599FA7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3026B0C2" w14:textId="77777777" w:rsidTr="00865D2E">
        <w:tc>
          <w:tcPr>
            <w:tcW w:w="841" w:type="dxa"/>
          </w:tcPr>
          <w:p w14:paraId="42BE7C9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20BEE6D4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56AA2669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58906A5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374CE13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1B694271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</w:tbl>
    <w:p w14:paraId="5757D5CC" w14:textId="77777777" w:rsidR="00B70E92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5FB1CC59" w14:textId="77777777" w:rsidR="00B70E92" w:rsidRPr="00E857B4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42F958FC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t>To be provided by Functionals</w:t>
      </w:r>
    </w:p>
    <w:tbl>
      <w:tblPr>
        <w:tblW w:w="94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3"/>
        <w:gridCol w:w="2277"/>
        <w:gridCol w:w="2275"/>
        <w:gridCol w:w="3558"/>
      </w:tblGrid>
      <w:tr w:rsidR="00B70E92" w:rsidRPr="00446538" w14:paraId="404E7AE4" w14:textId="77777777" w:rsidTr="00865D2E">
        <w:trPr>
          <w:trHeight w:val="287"/>
        </w:trPr>
        <w:tc>
          <w:tcPr>
            <w:tcW w:w="1410" w:type="dxa"/>
          </w:tcPr>
          <w:p w14:paraId="72D78F8A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2199" w:type="dxa"/>
          </w:tcPr>
          <w:p w14:paraId="52AA92B9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Rule Table Name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827" w:type="dxa"/>
          </w:tcPr>
          <w:p w14:paraId="74CBAB21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017" w:type="dxa"/>
            <w:vAlign w:val="center"/>
          </w:tcPr>
          <w:p w14:paraId="44710EB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666A46BF" w14:textId="77777777" w:rsidTr="00865D2E">
        <w:trPr>
          <w:trHeight w:val="257"/>
        </w:trPr>
        <w:tc>
          <w:tcPr>
            <w:tcW w:w="1410" w:type="dxa"/>
          </w:tcPr>
          <w:p w14:paraId="1DCD52B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2199" w:type="dxa"/>
          </w:tcPr>
          <w:p w14:paraId="68EA56A5" w14:textId="77777777" w:rsidR="00B70E92" w:rsidRPr="005A1B88" w:rsidRDefault="00FC2115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VBRK,J_IGINVREFNUM</w:t>
            </w:r>
          </w:p>
        </w:tc>
        <w:tc>
          <w:tcPr>
            <w:tcW w:w="1827" w:type="dxa"/>
          </w:tcPr>
          <w:p w14:paraId="010AEBEF" w14:textId="77777777" w:rsidR="00B70E92" w:rsidRPr="005A1B88" w:rsidRDefault="00FC2115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VBELN, DOCNO,STCD3,KUNAG</w:t>
            </w:r>
          </w:p>
        </w:tc>
        <w:tc>
          <w:tcPr>
            <w:tcW w:w="4017" w:type="dxa"/>
          </w:tcPr>
          <w:p w14:paraId="1B09EA3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1628F6C7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3C8FE2F2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77022FA8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29EB46C1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t>To be provided by Functionals</w:t>
      </w:r>
    </w:p>
    <w:tbl>
      <w:tblPr>
        <w:tblW w:w="93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4"/>
        <w:gridCol w:w="3418"/>
        <w:gridCol w:w="4552"/>
      </w:tblGrid>
      <w:tr w:rsidR="00B70E92" w:rsidRPr="001A76D6" w14:paraId="0CFDB532" w14:textId="77777777" w:rsidTr="00865D2E">
        <w:trPr>
          <w:trHeight w:val="245"/>
        </w:trPr>
        <w:tc>
          <w:tcPr>
            <w:tcW w:w="1424" w:type="dxa"/>
          </w:tcPr>
          <w:p w14:paraId="4206245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3418" w:type="dxa"/>
          </w:tcPr>
          <w:p w14:paraId="00AE043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552" w:type="dxa"/>
            <w:vAlign w:val="center"/>
          </w:tcPr>
          <w:p w14:paraId="2EE4723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7A01C38C" w14:textId="77777777" w:rsidTr="00865D2E">
        <w:trPr>
          <w:trHeight w:val="274"/>
        </w:trPr>
        <w:tc>
          <w:tcPr>
            <w:tcW w:w="1424" w:type="dxa"/>
          </w:tcPr>
          <w:p w14:paraId="7C1CF3A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3418" w:type="dxa"/>
          </w:tcPr>
          <w:p w14:paraId="7DBC1D8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4552" w:type="dxa"/>
          </w:tcPr>
          <w:p w14:paraId="34C4B93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30B7D2E3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17222037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4" w:name="_Toc206596817"/>
      <w:r w:rsidRPr="005A1B88">
        <w:rPr>
          <w:rFonts w:ascii="Trebuchet MS" w:hAnsi="Trebuchet MS"/>
          <w:color w:val="002060"/>
          <w:sz w:val="24"/>
          <w:szCs w:val="24"/>
        </w:rPr>
        <w:lastRenderedPageBreak/>
        <w:t>Program Logic / Pseudo Code</w:t>
      </w:r>
      <w:bookmarkEnd w:id="24"/>
    </w:p>
    <w:p w14:paraId="133A97FA" w14:textId="77777777" w:rsidR="00B70E92" w:rsidRDefault="00B70E92" w:rsidP="00B70E92"/>
    <w:p w14:paraId="49E51BED" w14:textId="77777777" w:rsidR="00B70E92" w:rsidRDefault="00B70E92" w:rsidP="00B70E92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>Function Specifications</w:t>
      </w:r>
      <w:r>
        <w:rPr>
          <w:rFonts w:ascii="Trebuchet MS" w:hAnsi="Trebuchet MS"/>
          <w:sz w:val="22"/>
          <w:szCs w:val="22"/>
        </w:rPr>
        <w:t>:</w:t>
      </w:r>
    </w:p>
    <w:p w14:paraId="3173F28D" w14:textId="77777777" w:rsidR="008E2370" w:rsidRDefault="008E2370" w:rsidP="00B70E92">
      <w:pPr>
        <w:rPr>
          <w:rFonts w:ascii="Trebuchet MS" w:hAnsi="Trebuchet MS"/>
          <w:sz w:val="22"/>
          <w:szCs w:val="22"/>
        </w:rPr>
      </w:pPr>
    </w:p>
    <w:p w14:paraId="7C231694" w14:textId="2A402E64" w:rsidR="008E2370" w:rsidRPr="008E2370" w:rsidRDefault="008E2370" w:rsidP="00B70E92">
      <w:pPr>
        <w:rPr>
          <w:rFonts w:ascii="Trebuchet MS" w:hAnsi="Trebuchet MS"/>
          <w:b/>
          <w:bCs/>
          <w:sz w:val="22"/>
          <w:szCs w:val="22"/>
        </w:rPr>
      </w:pPr>
      <w:r w:rsidRPr="008E2370">
        <w:rPr>
          <w:rFonts w:ascii="Trebuchet MS" w:hAnsi="Trebuchet MS"/>
          <w:b/>
          <w:bCs/>
          <w:sz w:val="22"/>
          <w:szCs w:val="22"/>
          <w:highlight w:val="yellow"/>
        </w:rPr>
        <w:t>Validation trigger point: ZSD_PRINT &gt;&gt; Demand Letter.</w:t>
      </w:r>
    </w:p>
    <w:p w14:paraId="756D1F39" w14:textId="77777777" w:rsidR="00B70E92" w:rsidRDefault="00B70E92" w:rsidP="00B70E92"/>
    <w:p w14:paraId="7653BC86" w14:textId="77777777" w:rsidR="00485295" w:rsidRDefault="00485295" w:rsidP="00B70E92"/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800"/>
        <w:gridCol w:w="1220"/>
        <w:gridCol w:w="7000"/>
      </w:tblGrid>
      <w:tr w:rsidR="00FC2115" w:rsidRPr="00FC2115" w14:paraId="6C07B568" w14:textId="77777777" w:rsidTr="00FC2115">
        <w:trPr>
          <w:trHeight w:val="300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05745366" w14:textId="77777777" w:rsidR="00FC2115" w:rsidRPr="00FC2115" w:rsidRDefault="00FC2115" w:rsidP="00FC2115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Sl. No.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5AB02720" w14:textId="77777777" w:rsidR="00FC2115" w:rsidRPr="00FC2115" w:rsidRDefault="00FC2115" w:rsidP="00FC2115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Field Name</w:t>
            </w:r>
          </w:p>
        </w:tc>
        <w:tc>
          <w:tcPr>
            <w:tcW w:w="7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2D9E3DF" w14:textId="77777777" w:rsidR="00FC2115" w:rsidRPr="00FC2115" w:rsidRDefault="00FC2115" w:rsidP="00FC2115">
            <w:pPr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Functional Logic</w:t>
            </w:r>
          </w:p>
        </w:tc>
      </w:tr>
      <w:tr w:rsidR="00FC2115" w:rsidRPr="00FC2115" w14:paraId="0D73E7D1" w14:textId="77777777" w:rsidTr="00FC2115">
        <w:trPr>
          <w:trHeight w:val="1995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36FC" w14:textId="77777777" w:rsidR="00FC2115" w:rsidRPr="00FC2115" w:rsidRDefault="00FC2115" w:rsidP="00FC2115">
            <w:pPr>
              <w:jc w:val="right"/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6A71" w14:textId="77777777" w:rsidR="00FC2115" w:rsidRPr="00FC2115" w:rsidRDefault="00FC2115" w:rsidP="00FC2115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E-Invoice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1457E" w14:textId="7087F603" w:rsidR="00FC2115" w:rsidRPr="00FC2115" w:rsidRDefault="00FC2115" w:rsidP="00FC2115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FC2115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VBRK &amp; get KUNAG, Pass KUNAG into KNA1 &amp; get STCD3</w:t>
            </w:r>
            <w:r w:rsidRPr="00FC2115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br/>
              <w:t>(a) If STCD3 is INITIAL then system should allow to generate the output.</w:t>
            </w:r>
            <w:r w:rsidRPr="00FC2115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br/>
              <w:t xml:space="preserve">(b) If STCD3 is NOT INITIAL then, Pass VBELN into J_1IGINVREFNUM &amp; get DOCNO, </w:t>
            </w:r>
            <w:r w:rsidRPr="00FC2115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If No Entry found system should give Error ("Please generate E-Invoice").</w:t>
            </w:r>
            <w:r w:rsidR="00FF519A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</w:t>
            </w:r>
          </w:p>
        </w:tc>
      </w:tr>
    </w:tbl>
    <w:p w14:paraId="3290E5EA" w14:textId="77777777" w:rsidR="00B70E92" w:rsidRDefault="00B70E92" w:rsidP="00FC2115">
      <w:pPr>
        <w:jc w:val="center"/>
        <w:rPr>
          <w:rFonts w:ascii="Trebuchet MS" w:hAnsi="Trebuchet MS"/>
          <w:sz w:val="22"/>
          <w:szCs w:val="22"/>
        </w:rPr>
      </w:pPr>
    </w:p>
    <w:p w14:paraId="7BD10331" w14:textId="77777777" w:rsidR="00B70E92" w:rsidRDefault="00B70E92" w:rsidP="00B70E92">
      <w:pPr>
        <w:rPr>
          <w:rFonts w:ascii="Trebuchet MS" w:hAnsi="Trebuchet MS"/>
          <w:sz w:val="22"/>
          <w:szCs w:val="22"/>
        </w:rPr>
      </w:pPr>
    </w:p>
    <w:p w14:paraId="1C74700E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5" w:name="_Toc206596818"/>
      <w:r w:rsidRPr="005A1B88">
        <w:rPr>
          <w:rFonts w:ascii="Trebuchet MS" w:hAnsi="Trebuchet MS"/>
          <w:color w:val="002060"/>
          <w:sz w:val="24"/>
          <w:szCs w:val="24"/>
        </w:rPr>
        <w:t>Test cases</w:t>
      </w:r>
      <w:r>
        <w:rPr>
          <w:rFonts w:ascii="Trebuchet MS" w:hAnsi="Trebuchet MS"/>
          <w:color w:val="002060"/>
          <w:sz w:val="24"/>
          <w:szCs w:val="24"/>
        </w:rPr>
        <w:t xml:space="preserve"> / Variant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– </w:t>
      </w:r>
      <w:r>
        <w:rPr>
          <w:rFonts w:ascii="Trebuchet MS" w:hAnsi="Trebuchet MS"/>
          <w:color w:val="002060"/>
          <w:sz w:val="24"/>
          <w:szCs w:val="24"/>
        </w:rPr>
        <w:t>(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Mandatory </w:t>
      </w:r>
      <w:r>
        <w:rPr>
          <w:rFonts w:ascii="Trebuchet MS" w:hAnsi="Trebuchet MS"/>
          <w:color w:val="002060"/>
          <w:sz w:val="24"/>
          <w:szCs w:val="24"/>
        </w:rPr>
        <w:t xml:space="preserve">- </w:t>
      </w:r>
      <w:r w:rsidRPr="005A1B88">
        <w:rPr>
          <w:rFonts w:ascii="Trebuchet MS" w:hAnsi="Trebuchet MS"/>
          <w:color w:val="002060"/>
          <w:sz w:val="24"/>
          <w:szCs w:val="24"/>
        </w:rPr>
        <w:t>based on test cases logic to be provided)</w:t>
      </w:r>
      <w:bookmarkEnd w:id="25"/>
    </w:p>
    <w:p w14:paraId="39FB894D" w14:textId="77777777" w:rsidR="00B70E92" w:rsidRDefault="00B70E92" w:rsidP="00B70E92"/>
    <w:p w14:paraId="01CF1C01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6" w:name="_Toc206596819"/>
      <w:r w:rsidRPr="005A1B88">
        <w:rPr>
          <w:rFonts w:ascii="Trebuchet MS" w:hAnsi="Trebuchet MS"/>
          <w:color w:val="002060"/>
          <w:sz w:val="24"/>
          <w:szCs w:val="24"/>
        </w:rPr>
        <w:t xml:space="preserve">Logic to fetch the data </w:t>
      </w:r>
      <w:r>
        <w:rPr>
          <w:rFonts w:ascii="Trebuchet MS" w:hAnsi="Trebuchet MS"/>
          <w:color w:val="002060"/>
          <w:sz w:val="24"/>
          <w:szCs w:val="24"/>
        </w:rPr>
        <w:t xml:space="preserve">and calculations </w:t>
      </w:r>
      <w:r w:rsidRPr="005A1B88">
        <w:rPr>
          <w:rFonts w:ascii="Trebuchet MS" w:hAnsi="Trebuchet MS"/>
          <w:color w:val="002060"/>
          <w:sz w:val="24"/>
          <w:szCs w:val="24"/>
        </w:rPr>
        <w:t>other than the selection screen fields.</w:t>
      </w:r>
      <w:bookmarkEnd w:id="26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925"/>
      </w:tblGrid>
      <w:tr w:rsidR="00B70E92" w:rsidRPr="004E216D" w14:paraId="0E0AB5CE" w14:textId="77777777" w:rsidTr="0095521E">
        <w:trPr>
          <w:trHeight w:val="432"/>
        </w:trPr>
        <w:tc>
          <w:tcPr>
            <w:tcW w:w="1274" w:type="dxa"/>
          </w:tcPr>
          <w:p w14:paraId="0171FB5A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Version </w:t>
            </w:r>
          </w:p>
          <w:p w14:paraId="0CC46CE4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No</w:t>
            </w:r>
          </w:p>
        </w:tc>
        <w:tc>
          <w:tcPr>
            <w:tcW w:w="1306" w:type="dxa"/>
            <w:vAlign w:val="center"/>
          </w:tcPr>
          <w:p w14:paraId="66920BFC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79" w:type="dxa"/>
            <w:vAlign w:val="center"/>
          </w:tcPr>
          <w:p w14:paraId="0BE2B339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457" w:type="dxa"/>
            <w:vAlign w:val="center"/>
          </w:tcPr>
          <w:p w14:paraId="1302543F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971" w:type="dxa"/>
            <w:vAlign w:val="center"/>
          </w:tcPr>
          <w:p w14:paraId="5B66B3C0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1A4E66" w14:paraId="2C251C17" w14:textId="77777777" w:rsidTr="0095521E">
        <w:trPr>
          <w:trHeight w:val="432"/>
        </w:trPr>
        <w:tc>
          <w:tcPr>
            <w:tcW w:w="1274" w:type="dxa"/>
          </w:tcPr>
          <w:p w14:paraId="4BED4646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1A4E66">
              <w:rPr>
                <w:rFonts w:ascii="Trebuchet MS" w:hAnsi="Trebuchet MS"/>
                <w:sz w:val="22"/>
                <w:szCs w:val="22"/>
              </w:rPr>
              <w:t>V 1.0</w:t>
            </w:r>
          </w:p>
        </w:tc>
        <w:tc>
          <w:tcPr>
            <w:tcW w:w="1306" w:type="dxa"/>
            <w:vAlign w:val="center"/>
          </w:tcPr>
          <w:p w14:paraId="68ADCC3C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79" w:type="dxa"/>
            <w:vAlign w:val="center"/>
          </w:tcPr>
          <w:p w14:paraId="6E810DB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457" w:type="dxa"/>
            <w:vAlign w:val="center"/>
          </w:tcPr>
          <w:p w14:paraId="67F7D8E1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971" w:type="dxa"/>
            <w:vAlign w:val="center"/>
          </w:tcPr>
          <w:p w14:paraId="2A4820F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1A4E66" w14:paraId="05E8628F" w14:textId="77777777" w:rsidTr="0095521E">
        <w:trPr>
          <w:trHeight w:val="432"/>
        </w:trPr>
        <w:tc>
          <w:tcPr>
            <w:tcW w:w="1274" w:type="dxa"/>
          </w:tcPr>
          <w:p w14:paraId="26B363F7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4B0ECAC1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118527A8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3C4F0DD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3FD267E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3EE884EA" w14:textId="77777777" w:rsidTr="0095521E">
        <w:trPr>
          <w:trHeight w:val="432"/>
        </w:trPr>
        <w:tc>
          <w:tcPr>
            <w:tcW w:w="1274" w:type="dxa"/>
          </w:tcPr>
          <w:p w14:paraId="3F19BB6D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5938164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57BB2E7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42F20CBB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5ADF2DAF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2B2F311B" w14:textId="77777777" w:rsidTr="0095521E">
        <w:trPr>
          <w:trHeight w:val="432"/>
        </w:trPr>
        <w:tc>
          <w:tcPr>
            <w:tcW w:w="1274" w:type="dxa"/>
          </w:tcPr>
          <w:p w14:paraId="793FE5E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23633059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2F429BFA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296690E6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5ED1A18B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4C7BA9F5" w14:textId="77777777" w:rsidR="00B70E92" w:rsidRPr="001A4E66" w:rsidRDefault="00B70E92" w:rsidP="00B70E92">
      <w:pPr>
        <w:rPr>
          <w:rFonts w:ascii="Trebuchet MS" w:hAnsi="Trebuchet MS"/>
          <w:sz w:val="22"/>
          <w:szCs w:val="22"/>
        </w:rPr>
      </w:pPr>
    </w:p>
    <w:p w14:paraId="3F33EAFB" w14:textId="77777777" w:rsidR="00B70E92" w:rsidRPr="005A1B88" w:rsidRDefault="00B70E92" w:rsidP="00B70E92">
      <w:pPr>
        <w:rPr>
          <w:rFonts w:ascii="Trebuchet MS" w:hAnsi="Trebuchet MS"/>
        </w:rPr>
      </w:pP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B70E92" w:rsidRPr="004E216D" w14:paraId="00671153" w14:textId="77777777" w:rsidTr="0095521E">
        <w:tc>
          <w:tcPr>
            <w:tcW w:w="9100" w:type="dxa"/>
          </w:tcPr>
          <w:p w14:paraId="45CA63E5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39359818" w14:textId="77777777" w:rsidTr="0095521E">
        <w:tc>
          <w:tcPr>
            <w:tcW w:w="9100" w:type="dxa"/>
          </w:tcPr>
          <w:p w14:paraId="0D105B6C" w14:textId="77777777" w:rsidR="00B70E92" w:rsidRDefault="00B70E92" w:rsidP="0095521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NA</w:t>
            </w:r>
          </w:p>
          <w:p w14:paraId="478FEF8A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7E556EA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4443F1A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5818ADC7" w14:textId="77777777" w:rsidR="00B70E92" w:rsidRPr="005A1B88" w:rsidRDefault="00B70E92" w:rsidP="00B70E92">
      <w:pPr>
        <w:rPr>
          <w:rFonts w:ascii="Trebuchet MS" w:hAnsi="Trebuchet MS"/>
          <w:color w:val="FFFFFF"/>
        </w:rPr>
      </w:pPr>
    </w:p>
    <w:p w14:paraId="45CF9C0F" w14:textId="77777777" w:rsidR="00B70E92" w:rsidRPr="005A1B88" w:rsidRDefault="00B70E92" w:rsidP="00B70E92">
      <w:pPr>
        <w:rPr>
          <w:rFonts w:ascii="Trebuchet MS" w:hAnsi="Trebuchet MS"/>
        </w:rPr>
      </w:pPr>
    </w:p>
    <w:p w14:paraId="48A2D373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7" w:name="_Toc206596820"/>
      <w:r w:rsidRPr="005A1B88">
        <w:rPr>
          <w:rFonts w:ascii="Trebuchet MS" w:hAnsi="Trebuchet MS"/>
          <w:color w:val="002060"/>
          <w:sz w:val="24"/>
          <w:szCs w:val="24"/>
        </w:rPr>
        <w:t>Logic to display data along with output format</w:t>
      </w:r>
      <w:bookmarkEnd w:id="27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647"/>
      </w:tblGrid>
      <w:tr w:rsidR="00B70E92" w:rsidRPr="004E216D" w14:paraId="73BEDD17" w14:textId="77777777" w:rsidTr="0095521E">
        <w:trPr>
          <w:trHeight w:val="432"/>
        </w:trPr>
        <w:tc>
          <w:tcPr>
            <w:tcW w:w="1259" w:type="dxa"/>
          </w:tcPr>
          <w:p w14:paraId="2996C11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  <w:p w14:paraId="177B4350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No</w:t>
            </w:r>
          </w:p>
        </w:tc>
        <w:tc>
          <w:tcPr>
            <w:tcW w:w="1279" w:type="dxa"/>
            <w:vAlign w:val="center"/>
          </w:tcPr>
          <w:p w14:paraId="6ED21C5E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49" w:type="dxa"/>
            <w:vAlign w:val="center"/>
          </w:tcPr>
          <w:p w14:paraId="0D9726DB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349" w:type="dxa"/>
            <w:vAlign w:val="center"/>
          </w:tcPr>
          <w:p w14:paraId="7ABA57D4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647" w:type="dxa"/>
            <w:vAlign w:val="center"/>
          </w:tcPr>
          <w:p w14:paraId="59C849AA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F95FCA" w14:paraId="665A8765" w14:textId="77777777" w:rsidTr="0095521E">
        <w:trPr>
          <w:trHeight w:val="432"/>
        </w:trPr>
        <w:tc>
          <w:tcPr>
            <w:tcW w:w="1259" w:type="dxa"/>
          </w:tcPr>
          <w:p w14:paraId="7C34AF7E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279" w:type="dxa"/>
            <w:vAlign w:val="center"/>
          </w:tcPr>
          <w:p w14:paraId="0C3D639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49" w:type="dxa"/>
            <w:vAlign w:val="center"/>
          </w:tcPr>
          <w:p w14:paraId="2A228A9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349" w:type="dxa"/>
            <w:vAlign w:val="center"/>
          </w:tcPr>
          <w:p w14:paraId="0A2AE067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647" w:type="dxa"/>
            <w:vAlign w:val="center"/>
          </w:tcPr>
          <w:p w14:paraId="29EF8F55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F95FCA" w14:paraId="7FA4B66C" w14:textId="77777777" w:rsidTr="0095521E">
        <w:trPr>
          <w:trHeight w:val="432"/>
        </w:trPr>
        <w:tc>
          <w:tcPr>
            <w:tcW w:w="1259" w:type="dxa"/>
          </w:tcPr>
          <w:p w14:paraId="3A090D86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0858B3BC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4DF3F5E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232DB17B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2AFE7A40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799A12F5" w14:textId="77777777" w:rsidTr="0095521E">
        <w:trPr>
          <w:trHeight w:val="432"/>
        </w:trPr>
        <w:tc>
          <w:tcPr>
            <w:tcW w:w="1259" w:type="dxa"/>
          </w:tcPr>
          <w:p w14:paraId="6CF750E2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66E6CD7C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3F65F0B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44D0F1E0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EDC0434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1E816DFC" w14:textId="77777777" w:rsidTr="0095521E">
        <w:trPr>
          <w:trHeight w:val="432"/>
        </w:trPr>
        <w:tc>
          <w:tcPr>
            <w:tcW w:w="1259" w:type="dxa"/>
          </w:tcPr>
          <w:p w14:paraId="26D63991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036B2D32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41B18F8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53DB5ED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21D25E8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66652992" w14:textId="77777777" w:rsidR="00B70E92" w:rsidRPr="00F95FCA" w:rsidRDefault="00B70E92" w:rsidP="00B70E92">
      <w:pPr>
        <w:jc w:val="center"/>
        <w:rPr>
          <w:rFonts w:ascii="Trebuchet MS" w:hAnsi="Trebuchet MS"/>
          <w:sz w:val="22"/>
          <w:szCs w:val="22"/>
        </w:rPr>
      </w:pP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B70E92" w:rsidRPr="004E216D" w14:paraId="4E479C4D" w14:textId="77777777" w:rsidTr="0095521E">
        <w:tc>
          <w:tcPr>
            <w:tcW w:w="8930" w:type="dxa"/>
          </w:tcPr>
          <w:p w14:paraId="51F8BBC0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4F421E64" w14:textId="77777777" w:rsidTr="0095521E">
        <w:tc>
          <w:tcPr>
            <w:tcW w:w="8930" w:type="dxa"/>
          </w:tcPr>
          <w:p w14:paraId="2C4410D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4A47AE6C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AFB51A8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6786D80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50DAEA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8F30142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D8415B8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3694C78F" w14:textId="77777777" w:rsidR="00B70E92" w:rsidRPr="005A1B88" w:rsidRDefault="00B70E92" w:rsidP="00B70E92">
      <w:pPr>
        <w:rPr>
          <w:rFonts w:ascii="Trebuchet MS" w:hAnsi="Trebuchet MS"/>
        </w:rPr>
      </w:pPr>
    </w:p>
    <w:p w14:paraId="04B87BA4" w14:textId="77777777" w:rsidR="00B70E92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8" w:name="_Toc206596821"/>
      <w:r w:rsidRPr="005A1B88">
        <w:rPr>
          <w:rFonts w:ascii="Trebuchet MS" w:hAnsi="Trebuchet MS"/>
          <w:color w:val="002060"/>
          <w:sz w:val="24"/>
          <w:szCs w:val="24"/>
        </w:rPr>
        <w:t xml:space="preserve">Output format in Excel and / or </w:t>
      </w:r>
      <w:proofErr w:type="gramStart"/>
      <w:r w:rsidRPr="005A1B88">
        <w:rPr>
          <w:rFonts w:ascii="Trebuchet MS" w:hAnsi="Trebuchet MS"/>
          <w:color w:val="002060"/>
          <w:sz w:val="24"/>
          <w:szCs w:val="24"/>
        </w:rPr>
        <w:t>Other</w:t>
      </w:r>
      <w:proofErr w:type="gramEnd"/>
      <w:r w:rsidRPr="005A1B88">
        <w:rPr>
          <w:rFonts w:ascii="Trebuchet MS" w:hAnsi="Trebuchet MS"/>
          <w:color w:val="002060"/>
          <w:sz w:val="24"/>
          <w:szCs w:val="24"/>
        </w:rPr>
        <w:t xml:space="preserve"> format to be attached or mention below</w:t>
      </w:r>
      <w:bookmarkEnd w:id="28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346BE904" w14:textId="77777777" w:rsidR="00B70E92" w:rsidRPr="005A1B88" w:rsidRDefault="00B70E92" w:rsidP="00B70E92">
      <w:pPr>
        <w:rPr>
          <w:rFonts w:ascii="Trebuchet MS" w:hAnsi="Trebuchet MS" w:cs="Arial"/>
          <w:sz w:val="20"/>
          <w:szCs w:val="20"/>
        </w:rPr>
      </w:pPr>
    </w:p>
    <w:p w14:paraId="2AD71F43" w14:textId="77777777" w:rsidR="00B70E92" w:rsidRPr="005A1B88" w:rsidRDefault="00B70E92" w:rsidP="00B70E92">
      <w:pPr>
        <w:ind w:left="567"/>
        <w:rPr>
          <w:rFonts w:ascii="Trebuchet MS" w:hAnsi="Trebuchet MS" w:cs="Arial"/>
          <w:sz w:val="20"/>
          <w:szCs w:val="20"/>
        </w:rPr>
      </w:pPr>
    </w:p>
    <w:p w14:paraId="19D71AE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9" w:name="_Toc206596822"/>
      <w:r w:rsidRPr="005A1B88">
        <w:rPr>
          <w:rFonts w:ascii="Trebuchet MS" w:hAnsi="Trebuchet MS"/>
          <w:color w:val="002060"/>
          <w:sz w:val="24"/>
          <w:szCs w:val="24"/>
        </w:rPr>
        <w:t>Special Requirement (if any)</w:t>
      </w:r>
      <w:bookmarkEnd w:id="29"/>
    </w:p>
    <w:p w14:paraId="6C2F7697" w14:textId="77777777" w:rsidR="00B70E92" w:rsidRPr="005A1B88" w:rsidRDefault="00B70E92" w:rsidP="00B70E92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73E56FEB" w14:textId="77777777" w:rsidR="00B70E92" w:rsidRPr="005A1B88" w:rsidRDefault="00B70E92" w:rsidP="00B70E92">
      <w:pPr>
        <w:rPr>
          <w:rFonts w:ascii="Trebuchet MS" w:hAnsi="Trebuchet MS"/>
        </w:rPr>
      </w:pPr>
    </w:p>
    <w:p w14:paraId="44038E52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0" w:name="_Toc206596823"/>
      <w:r w:rsidRPr="005A1B88">
        <w:rPr>
          <w:rFonts w:ascii="Trebuchet MS" w:hAnsi="Trebuchet MS"/>
          <w:color w:val="002060"/>
          <w:sz w:val="24"/>
          <w:szCs w:val="24"/>
        </w:rPr>
        <w:t>Assumption/Notes</w:t>
      </w:r>
      <w:bookmarkEnd w:id="30"/>
    </w:p>
    <w:p w14:paraId="5777B4AF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NA</w:t>
      </w:r>
    </w:p>
    <w:p w14:paraId="265B6FB3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1" w:name="_Toc206596824"/>
      <w:bookmarkStart w:id="32" w:name="_Hlk514251034"/>
      <w:r w:rsidRPr="005A1B88">
        <w:rPr>
          <w:rFonts w:ascii="Trebuchet MS" w:hAnsi="Trebuchet MS"/>
          <w:color w:val="002060"/>
          <w:sz w:val="24"/>
          <w:szCs w:val="24"/>
        </w:rPr>
        <w:t>Annexure</w:t>
      </w:r>
      <w:bookmarkEnd w:id="31"/>
    </w:p>
    <w:bookmarkEnd w:id="32"/>
    <w:p w14:paraId="1CD8DC81" w14:textId="77777777" w:rsidR="00B70E92" w:rsidRPr="005A1B88" w:rsidRDefault="00B70E92" w:rsidP="00B70E92">
      <w:pPr>
        <w:ind w:left="63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468FF65D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</w:p>
    <w:p w14:paraId="1BEB1BCA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2595CB3B" w14:textId="77777777" w:rsidR="00B70E92" w:rsidRDefault="00B70E92" w:rsidP="00B70E92"/>
    <w:p w14:paraId="7EA26EC5" w14:textId="77777777" w:rsidR="00B70E92" w:rsidRDefault="00B70E92" w:rsidP="00B70E92"/>
    <w:p w14:paraId="388081B0" w14:textId="77777777" w:rsidR="007F4347" w:rsidRDefault="007F4347"/>
    <w:sectPr w:rsidR="007F4347" w:rsidSect="0095521E">
      <w:headerReference w:type="default" r:id="rId8"/>
      <w:footerReference w:type="default" r:id="rId9"/>
      <w:pgSz w:w="11907" w:h="16840" w:code="9"/>
      <w:pgMar w:top="568" w:right="992" w:bottom="1259" w:left="1276" w:header="431" w:footer="14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E6455" w14:textId="77777777" w:rsidR="008413FF" w:rsidRDefault="008413FF">
      <w:r>
        <w:separator/>
      </w:r>
    </w:p>
  </w:endnote>
  <w:endnote w:type="continuationSeparator" w:id="0">
    <w:p w14:paraId="58F7E3FC" w14:textId="77777777" w:rsidR="008413FF" w:rsidRDefault="00841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冼极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5BC8" w14:textId="77777777" w:rsidR="00FD2BCC" w:rsidRPr="007F7EA3" w:rsidRDefault="00FD2BCC" w:rsidP="0095521E">
    <w:pPr>
      <w:pStyle w:val="Footer"/>
      <w:tabs>
        <w:tab w:val="clear" w:pos="4320"/>
        <w:tab w:val="clear" w:pos="8640"/>
      </w:tabs>
      <w:rPr>
        <w:rFonts w:ascii="Calibri Light" w:hAnsi="Calibri Light" w:cs="Calibri Light"/>
        <w:bCs/>
        <w:color w:val="00B0F0"/>
        <w:sz w:val="20"/>
        <w:szCs w:val="20"/>
      </w:rPr>
    </w:pPr>
    <w:r w:rsidRPr="007F7EA3">
      <w:rPr>
        <w:rFonts w:ascii="Calibri Light" w:hAnsi="Calibri Light" w:cs="Calibri Light"/>
        <w:bCs/>
        <w:color w:val="00B0F0"/>
        <w:sz w:val="20"/>
        <w:szCs w:val="20"/>
      </w:rPr>
      <w:t>Company Confidential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  <w:t xml:space="preserve"> Functional Specification Document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Pg.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PAGE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FC2115">
      <w:rPr>
        <w:rFonts w:ascii="Calibri Light" w:hAnsi="Calibri Light" w:cs="Calibri Light"/>
        <w:bCs/>
        <w:noProof/>
        <w:color w:val="00B0F0"/>
        <w:sz w:val="20"/>
        <w:szCs w:val="20"/>
      </w:rPr>
      <w:t>5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 of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NUMPAGES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FC2115">
      <w:rPr>
        <w:rFonts w:ascii="Calibri Light" w:hAnsi="Calibri Light" w:cs="Calibri Light"/>
        <w:bCs/>
        <w:noProof/>
        <w:color w:val="00B0F0"/>
        <w:sz w:val="20"/>
        <w:szCs w:val="20"/>
      </w:rPr>
      <w:t>9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32CC" w14:textId="77777777" w:rsidR="008413FF" w:rsidRDefault="008413FF">
      <w:r>
        <w:separator/>
      </w:r>
    </w:p>
  </w:footnote>
  <w:footnote w:type="continuationSeparator" w:id="0">
    <w:p w14:paraId="72E9F245" w14:textId="77777777" w:rsidR="008413FF" w:rsidRDefault="00841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0EAF" w14:textId="77777777" w:rsidR="00FD2BCC" w:rsidRDefault="00FD2BCC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373A0" wp14:editId="5C37B350">
              <wp:simplePos x="0" y="0"/>
              <wp:positionH relativeFrom="page">
                <wp:posOffset>190500</wp:posOffset>
              </wp:positionH>
              <wp:positionV relativeFrom="page">
                <wp:posOffset>257175</wp:posOffset>
              </wp:positionV>
              <wp:extent cx="7156450" cy="10134600"/>
              <wp:effectExtent l="0" t="0" r="17780" b="13970"/>
              <wp:wrapNone/>
              <wp:docPr id="45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6450" cy="1013460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023FBA" id="Rectangle 5" o:spid="_x0000_s1026" style="position:absolute;margin-left:15pt;margin-top:20.25pt;width:563.5pt;height:798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" filled="f" strokecolor="#767171" strokeweight="1.25pt">
              <v:path arrowok="t"/>
              <w10:wrap anchorx="page" anchory="page"/>
            </v:rect>
          </w:pict>
        </mc:Fallback>
      </mc:AlternateContent>
    </w:r>
  </w:p>
  <w:p w14:paraId="7D1E2FC7" w14:textId="77777777" w:rsidR="00FD2BCC" w:rsidRDefault="00FD2BCC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sz w:val="32"/>
      </w:rPr>
      <w:t xml:space="preserve">    </w:t>
    </w:r>
    <w:r w:rsidRPr="00FC024C">
      <w:rPr>
        <w:noProof/>
        <w:sz w:val="32"/>
        <w:lang w:val="en-IN" w:eastAsia="en-IN"/>
      </w:rPr>
      <w:drawing>
        <wp:inline distT="0" distB="0" distL="0" distR="0" wp14:anchorId="5FE6FD5F" wp14:editId="3B930246">
          <wp:extent cx="1447800" cy="411480"/>
          <wp:effectExtent l="0" t="0" r="0" b="7620"/>
          <wp:docPr id="1317486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w:tab/>
    </w:r>
    <w:r>
      <w:rPr>
        <w:sz w:val="22"/>
        <w:szCs w:val="22"/>
      </w:rPr>
      <w:t xml:space="preserve"> </w:t>
    </w:r>
    <w:r w:rsidRPr="00FC024C">
      <w:rPr>
        <w:rFonts w:ascii="Trebuchet MS" w:hAnsi="Trebuchet MS"/>
        <w:sz w:val="28"/>
        <w:szCs w:val="28"/>
      </w:rPr>
      <w:t>FS Specification</w:t>
    </w:r>
    <w:r>
      <w:rPr>
        <w:sz w:val="22"/>
        <w:szCs w:val="22"/>
      </w:rPr>
      <w:tab/>
    </w:r>
    <w:r>
      <w:t xml:space="preserve">             </w:t>
    </w:r>
    <w:r>
      <w:rPr>
        <w:b/>
        <w:noProof/>
        <w:lang w:val="en-IN" w:eastAsia="en-IN"/>
      </w:rPr>
      <w:drawing>
        <wp:inline distT="0" distB="0" distL="0" distR="0" wp14:anchorId="11CB0C54" wp14:editId="35A49E46">
          <wp:extent cx="1295400" cy="411480"/>
          <wp:effectExtent l="0" t="0" r="0" b="7620"/>
          <wp:docPr id="34504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1BEE31" w14:textId="77777777" w:rsidR="00FD2BCC" w:rsidRDefault="00FD2BCC" w:rsidP="0095521E">
    <w:pPr>
      <w:pStyle w:val="Header"/>
      <w:tabs>
        <w:tab w:val="clear" w:pos="4320"/>
        <w:tab w:val="clear" w:pos="8640"/>
        <w:tab w:val="left" w:pos="3772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58C045" wp14:editId="72D4CC90">
              <wp:simplePos x="0" y="0"/>
              <wp:positionH relativeFrom="column">
                <wp:posOffset>-594995</wp:posOffset>
              </wp:positionH>
              <wp:positionV relativeFrom="paragraph">
                <wp:posOffset>135890</wp:posOffset>
              </wp:positionV>
              <wp:extent cx="7143750" cy="19050"/>
              <wp:effectExtent l="5080" t="12065" r="13970" b="6985"/>
              <wp:wrapNone/>
              <wp:docPr id="162983481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4375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F335A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46.85pt;margin-top:10.7pt;width:562.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7D31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2E827593"/>
    <w:multiLevelType w:val="hybridMultilevel"/>
    <w:tmpl w:val="3356B812"/>
    <w:lvl w:ilvl="0" w:tplc="AC0CE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86335"/>
    <w:multiLevelType w:val="hybridMultilevel"/>
    <w:tmpl w:val="CF8EF31E"/>
    <w:lvl w:ilvl="0" w:tplc="620E4D3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A517F"/>
    <w:multiLevelType w:val="multilevel"/>
    <w:tmpl w:val="6BF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95E51C9"/>
    <w:multiLevelType w:val="hybridMultilevel"/>
    <w:tmpl w:val="D54EC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6E5E0C"/>
    <w:multiLevelType w:val="hybridMultilevel"/>
    <w:tmpl w:val="582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64936">
    <w:abstractNumId w:val="2"/>
  </w:num>
  <w:num w:numId="2" w16cid:durableId="1817186194">
    <w:abstractNumId w:val="0"/>
  </w:num>
  <w:num w:numId="3" w16cid:durableId="1290434785">
    <w:abstractNumId w:val="3"/>
  </w:num>
  <w:num w:numId="4" w16cid:durableId="473791699">
    <w:abstractNumId w:val="4"/>
  </w:num>
  <w:num w:numId="5" w16cid:durableId="1590963558">
    <w:abstractNumId w:val="5"/>
  </w:num>
  <w:num w:numId="6" w16cid:durableId="50385939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GDA Bharat/CONSULTANT/H.O.">
    <w15:presenceInfo w15:providerId="AD" w15:userId="S::bharat.nagda@highbartech.com::7cba2a93-06b6-4503-a792-f03516ed4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92"/>
    <w:rsid w:val="00090725"/>
    <w:rsid w:val="000A5271"/>
    <w:rsid w:val="001D7395"/>
    <w:rsid w:val="0023759C"/>
    <w:rsid w:val="002E197D"/>
    <w:rsid w:val="003B669E"/>
    <w:rsid w:val="00425645"/>
    <w:rsid w:val="00485295"/>
    <w:rsid w:val="004B2854"/>
    <w:rsid w:val="00584C68"/>
    <w:rsid w:val="005E3A36"/>
    <w:rsid w:val="00601C1E"/>
    <w:rsid w:val="007F4347"/>
    <w:rsid w:val="008413FF"/>
    <w:rsid w:val="00861245"/>
    <w:rsid w:val="00865D2E"/>
    <w:rsid w:val="008D7AFB"/>
    <w:rsid w:val="008E2370"/>
    <w:rsid w:val="0095521E"/>
    <w:rsid w:val="00A63E9F"/>
    <w:rsid w:val="00AB6542"/>
    <w:rsid w:val="00AF25F0"/>
    <w:rsid w:val="00B70E92"/>
    <w:rsid w:val="00D34469"/>
    <w:rsid w:val="00F61728"/>
    <w:rsid w:val="00F81A23"/>
    <w:rsid w:val="00FC2115"/>
    <w:rsid w:val="00FD2BCC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03D6"/>
  <w15:chartTrackingRefBased/>
  <w15:docId w15:val="{844761BB-101B-45AC-A424-D619D25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7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7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70E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7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70E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70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70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70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70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70E9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rsid w:val="00B70E9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rsid w:val="00B70E92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B70E92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B70E92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B70E92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B70E92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70E92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70E92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0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9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92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7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92"/>
    <w:rPr>
      <w:rFonts w:ascii="Times New Roman" w:eastAsia="Times New Roman" w:hAnsi="Times New Roman" w:cs="Times New Roman"/>
      <w:i/>
      <w:iCs/>
      <w:color w:val="2E74B5" w:themeColor="accent1" w:themeShade="BF"/>
      <w:sz w:val="24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70E9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rsid w:val="00B70E9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B70E92"/>
    <w:pPr>
      <w:spacing w:before="120" w:after="120"/>
    </w:pPr>
    <w:rPr>
      <w:rFonts w:ascii="Trebuchet MS" w:hAnsi="Trebuchet MS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rsid w:val="00B70E92"/>
    <w:pPr>
      <w:tabs>
        <w:tab w:val="left" w:pos="1100"/>
        <w:tab w:val="right" w:leader="dot" w:pos="8630"/>
      </w:tabs>
      <w:spacing w:line="360" w:lineRule="auto"/>
      <w:ind w:left="238"/>
    </w:pPr>
    <w:rPr>
      <w:rFonts w:ascii="Trebuchet MS" w:hAnsi="Trebuchet MS"/>
      <w:b/>
      <w:noProof/>
      <w:sz w:val="20"/>
      <w:szCs w:val="20"/>
    </w:rPr>
  </w:style>
  <w:style w:type="paragraph" w:styleId="TOC3">
    <w:name w:val="toc 3"/>
    <w:basedOn w:val="Normal"/>
    <w:next w:val="Normal"/>
    <w:autoRedefine/>
    <w:rsid w:val="00B70E92"/>
    <w:pPr>
      <w:ind w:left="480"/>
    </w:pPr>
    <w:rPr>
      <w:i/>
      <w:iCs/>
    </w:rPr>
  </w:style>
  <w:style w:type="paragraph" w:customStyle="1" w:styleId="Spacing">
    <w:name w:val="Spacing"/>
    <w:basedOn w:val="Normal"/>
    <w:rsid w:val="00B70E92"/>
    <w:pPr>
      <w:spacing w:line="160" w:lineRule="exact"/>
      <w:jc w:val="both"/>
    </w:pPr>
  </w:style>
  <w:style w:type="paragraph" w:styleId="Header">
    <w:name w:val="header"/>
    <w:aliases w:val="Even,h,Chapter Name"/>
    <w:basedOn w:val="Normal"/>
    <w:link w:val="HeaderChar"/>
    <w:rsid w:val="00B70E92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ven Char,h Char,Chapter Name Char"/>
    <w:basedOn w:val="DefaultParagraphFont"/>
    <w:link w:val="Head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B70E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B70E92"/>
    <w:rPr>
      <w:b/>
    </w:rPr>
  </w:style>
  <w:style w:type="character" w:styleId="Hyperlink">
    <w:name w:val="Hyperlink"/>
    <w:uiPriority w:val="99"/>
    <w:rsid w:val="00B70E92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B70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0E92"/>
    <w:rPr>
      <w:rFonts w:ascii="Tahoma" w:eastAsia="Times New Roman" w:hAnsi="Tahoma" w:cs="Tahoma"/>
      <w:sz w:val="16"/>
      <w:szCs w:val="16"/>
      <w:lang w:val="en-GB"/>
    </w:rPr>
  </w:style>
  <w:style w:type="character" w:customStyle="1" w:styleId="EmailStyle381">
    <w:name w:val="EmailStyle381"/>
    <w:semiHidden/>
    <w:rsid w:val="00B70E92"/>
    <w:rPr>
      <w:rFonts w:ascii="Arial" w:hAnsi="Arial" w:cs="Arial"/>
      <w:color w:val="auto"/>
      <w:sz w:val="20"/>
      <w:szCs w:val="20"/>
    </w:rPr>
  </w:style>
  <w:style w:type="character" w:customStyle="1" w:styleId="apple-style-span">
    <w:name w:val="apple-style-span"/>
    <w:rsid w:val="00B70E92"/>
    <w:rPr>
      <w:rFonts w:cs="Times New Roman"/>
    </w:rPr>
  </w:style>
  <w:style w:type="character" w:customStyle="1" w:styleId="WW8Num2z0">
    <w:name w:val="WW8Num2z0"/>
    <w:rsid w:val="00B70E92"/>
    <w:rPr>
      <w:rFonts w:ascii="Symbol" w:hAnsi="Symbol"/>
    </w:rPr>
  </w:style>
  <w:style w:type="paragraph" w:customStyle="1" w:styleId="Default">
    <w:name w:val="Default"/>
    <w:rsid w:val="00B70E9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character" w:customStyle="1" w:styleId="WW8Num3z1">
    <w:name w:val="WW8Num3z1"/>
    <w:rsid w:val="00B70E92"/>
    <w:rPr>
      <w:rFonts w:ascii="Times New Roman" w:hAnsi="Times New Roman"/>
      <w:b/>
      <w:sz w:val="26"/>
    </w:rPr>
  </w:style>
  <w:style w:type="paragraph" w:styleId="TOCHeading">
    <w:name w:val="TOC Heading"/>
    <w:basedOn w:val="Heading1"/>
    <w:next w:val="Normal"/>
    <w:uiPriority w:val="99"/>
    <w:qFormat/>
    <w:rsid w:val="00B70E92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B70E92"/>
    <w:pPr>
      <w:tabs>
        <w:tab w:val="num" w:pos="562"/>
      </w:tabs>
      <w:spacing w:before="60" w:after="60"/>
      <w:ind w:left="562" w:hanging="332"/>
    </w:pPr>
    <w:rPr>
      <w:rFonts w:ascii="Arial" w:hAnsi="Arial" w:cs="Arial"/>
      <w:sz w:val="20"/>
      <w:szCs w:val="20"/>
      <w:lang w:val="en-IN" w:eastAsia="en-IN"/>
    </w:rPr>
  </w:style>
  <w:style w:type="paragraph" w:customStyle="1" w:styleId="Formal1">
    <w:name w:val="Formal1"/>
    <w:basedOn w:val="Normal"/>
    <w:rsid w:val="00B70E92"/>
    <w:pPr>
      <w:spacing w:before="60" w:after="60"/>
    </w:pPr>
    <w:rPr>
      <w:szCs w:val="20"/>
      <w:lang w:val="en-US"/>
    </w:rPr>
  </w:style>
  <w:style w:type="paragraph" w:customStyle="1" w:styleId="TableText">
    <w:name w:val="Table Text"/>
    <w:basedOn w:val="Normal"/>
    <w:rsid w:val="00B70E92"/>
    <w:pPr>
      <w:spacing w:before="60" w:after="60"/>
    </w:pPr>
    <w:rPr>
      <w:rFonts w:ascii="Arial" w:eastAsia="SimSun" w:hAnsi="Arial" w:cs="Arial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70E9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B70E92"/>
    <w:pPr>
      <w:spacing w:after="120"/>
    </w:pPr>
    <w:rPr>
      <w:rFonts w:eastAsia="MS Mincho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B70E92"/>
    <w:rPr>
      <w:rFonts w:ascii="Times New Roman" w:eastAsia="MS Mincho" w:hAnsi="Times New Roman" w:cs="Times New Roman"/>
      <w:sz w:val="16"/>
      <w:szCs w:val="16"/>
      <w:lang w:val="en-US"/>
    </w:rPr>
  </w:style>
  <w:style w:type="paragraph" w:customStyle="1" w:styleId="TableColumnHeader">
    <w:name w:val="Table Column Header"/>
    <w:basedOn w:val="Normal"/>
    <w:rsid w:val="00B70E92"/>
    <w:pPr>
      <w:spacing w:before="120" w:after="170" w:line="260" w:lineRule="atLeast"/>
    </w:pPr>
    <w:rPr>
      <w:rFonts w:ascii="Arial" w:hAnsi="Arial"/>
      <w:b/>
      <w:sz w:val="20"/>
      <w:szCs w:val="20"/>
    </w:rPr>
  </w:style>
  <w:style w:type="paragraph" w:styleId="NormalWeb">
    <w:name w:val="Normal (Web)"/>
    <w:basedOn w:val="Normal"/>
    <w:uiPriority w:val="99"/>
    <w:rsid w:val="00B70E92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lang w:val="en-US"/>
    </w:rPr>
  </w:style>
  <w:style w:type="paragraph" w:customStyle="1" w:styleId="xl33">
    <w:name w:val="xl33"/>
    <w:basedOn w:val="Normal"/>
    <w:rsid w:val="00B70E9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US"/>
    </w:rPr>
  </w:style>
  <w:style w:type="character" w:styleId="PageNumber">
    <w:name w:val="page number"/>
    <w:rsid w:val="00B70E92"/>
    <w:rPr>
      <w:rFonts w:cs="Times New Roman"/>
    </w:rPr>
  </w:style>
  <w:style w:type="paragraph" w:customStyle="1" w:styleId="BodySingle">
    <w:name w:val="Body Single"/>
    <w:basedOn w:val="BodyText"/>
    <w:rsid w:val="00B70E92"/>
    <w:pPr>
      <w:spacing w:after="0" w:line="260" w:lineRule="atLeast"/>
    </w:pPr>
    <w:rPr>
      <w:rFonts w:ascii="Arial" w:hAnsi="Arial" w:cs="Arial"/>
      <w:sz w:val="22"/>
      <w:szCs w:val="20"/>
    </w:rPr>
  </w:style>
  <w:style w:type="paragraph" w:customStyle="1" w:styleId="Bullet">
    <w:name w:val="Bullet"/>
    <w:basedOn w:val="BodyText2"/>
    <w:rsid w:val="00B70E92"/>
    <w:pPr>
      <w:numPr>
        <w:numId w:val="1"/>
      </w:numPr>
      <w:tabs>
        <w:tab w:val="clear" w:pos="720"/>
      </w:tabs>
      <w:spacing w:after="0" w:line="240" w:lineRule="auto"/>
      <w:ind w:left="0" w:firstLine="0"/>
      <w:jc w:val="both"/>
    </w:pPr>
    <w:rPr>
      <w:rFonts w:cs="Arial"/>
    </w:rPr>
  </w:style>
  <w:style w:type="paragraph" w:styleId="BodyText2">
    <w:name w:val="Body Text 2"/>
    <w:basedOn w:val="Normal"/>
    <w:link w:val="BodyText2Char"/>
    <w:rsid w:val="00B70E92"/>
    <w:pPr>
      <w:spacing w:after="120" w:line="480" w:lineRule="auto"/>
    </w:pPr>
    <w:rPr>
      <w:rFonts w:ascii="Arial" w:hAnsi="Arial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rsid w:val="00B70E92"/>
    <w:rPr>
      <w:rFonts w:ascii="Arial" w:eastAsia="Times New Roman" w:hAnsi="Arial" w:cs="Times New Roman"/>
      <w:szCs w:val="24"/>
      <w:lang w:val="en-US"/>
    </w:rPr>
  </w:style>
  <w:style w:type="paragraph" w:styleId="TOC4">
    <w:name w:val="toc 4"/>
    <w:basedOn w:val="Normal"/>
    <w:next w:val="Normal"/>
    <w:autoRedefine/>
    <w:rsid w:val="00B70E92"/>
    <w:pPr>
      <w:ind w:left="720"/>
    </w:pPr>
    <w:rPr>
      <w:rFonts w:ascii="Arial" w:hAnsi="Arial"/>
      <w:sz w:val="22"/>
      <w:lang w:val="en-US"/>
    </w:rPr>
  </w:style>
  <w:style w:type="paragraph" w:styleId="TOC5">
    <w:name w:val="toc 5"/>
    <w:basedOn w:val="Normal"/>
    <w:next w:val="Normal"/>
    <w:autoRedefine/>
    <w:rsid w:val="00B70E92"/>
    <w:pPr>
      <w:ind w:left="960"/>
    </w:pPr>
    <w:rPr>
      <w:rFonts w:ascii="Arial" w:hAnsi="Arial"/>
      <w:sz w:val="22"/>
      <w:lang w:val="en-US"/>
    </w:rPr>
  </w:style>
  <w:style w:type="paragraph" w:styleId="TOC6">
    <w:name w:val="toc 6"/>
    <w:basedOn w:val="Normal"/>
    <w:next w:val="Normal"/>
    <w:autoRedefine/>
    <w:rsid w:val="00B70E92"/>
    <w:pPr>
      <w:ind w:left="1200"/>
    </w:pPr>
    <w:rPr>
      <w:rFonts w:ascii="Arial" w:hAnsi="Arial"/>
      <w:sz w:val="22"/>
      <w:lang w:val="en-US"/>
    </w:rPr>
  </w:style>
  <w:style w:type="paragraph" w:styleId="TOC7">
    <w:name w:val="toc 7"/>
    <w:basedOn w:val="Normal"/>
    <w:next w:val="Normal"/>
    <w:autoRedefine/>
    <w:rsid w:val="00B70E92"/>
    <w:pPr>
      <w:ind w:left="1440"/>
    </w:pPr>
    <w:rPr>
      <w:rFonts w:ascii="Arial" w:hAnsi="Arial"/>
      <w:sz w:val="22"/>
      <w:lang w:val="en-US"/>
    </w:rPr>
  </w:style>
  <w:style w:type="paragraph" w:styleId="TOC8">
    <w:name w:val="toc 8"/>
    <w:basedOn w:val="Normal"/>
    <w:next w:val="Normal"/>
    <w:autoRedefine/>
    <w:rsid w:val="00B70E92"/>
    <w:pPr>
      <w:ind w:left="1680"/>
    </w:pPr>
    <w:rPr>
      <w:rFonts w:ascii="Arial" w:hAnsi="Arial"/>
      <w:sz w:val="22"/>
      <w:lang w:val="en-US"/>
    </w:rPr>
  </w:style>
  <w:style w:type="paragraph" w:styleId="TOC9">
    <w:name w:val="toc 9"/>
    <w:basedOn w:val="Normal"/>
    <w:next w:val="Normal"/>
    <w:autoRedefine/>
    <w:rsid w:val="00B70E92"/>
    <w:pPr>
      <w:ind w:left="1920"/>
    </w:pPr>
    <w:rPr>
      <w:rFonts w:ascii="Arial" w:hAnsi="Arial"/>
      <w:sz w:val="22"/>
      <w:lang w:val="en-US"/>
    </w:rPr>
  </w:style>
  <w:style w:type="character" w:styleId="FollowedHyperlink">
    <w:name w:val="FollowedHyperlink"/>
    <w:rsid w:val="00B70E92"/>
    <w:rPr>
      <w:rFonts w:cs="Times New Roman"/>
      <w:color w:val="800080"/>
      <w:u w:val="single"/>
    </w:rPr>
  </w:style>
  <w:style w:type="paragraph" w:styleId="BodyTextIndent">
    <w:name w:val="Body Text Indent"/>
    <w:basedOn w:val="Normal"/>
    <w:link w:val="BodyTextIndentChar"/>
    <w:rsid w:val="00B70E92"/>
    <w:pPr>
      <w:ind w:firstLine="720"/>
      <w:jc w:val="both"/>
    </w:pPr>
    <w:rPr>
      <w:rFonts w:ascii="Verdana" w:hAnsi="Verdana"/>
      <w:color w:val="000000"/>
      <w:sz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B70E92"/>
    <w:rPr>
      <w:rFonts w:ascii="Verdana" w:eastAsia="Times New Roman" w:hAnsi="Verdana" w:cs="Times New Roman"/>
      <w:color w:val="000000"/>
      <w:szCs w:val="24"/>
      <w:lang w:val="en-US"/>
    </w:rPr>
  </w:style>
  <w:style w:type="paragraph" w:styleId="TableofFigures">
    <w:name w:val="table of figures"/>
    <w:basedOn w:val="Normal"/>
    <w:next w:val="Normal"/>
    <w:rsid w:val="00B70E92"/>
    <w:pPr>
      <w:ind w:left="480" w:hanging="480"/>
    </w:pPr>
    <w:rPr>
      <w:rFonts w:ascii="Arial" w:hAnsi="Arial"/>
      <w:sz w:val="22"/>
      <w:lang w:val="en-US"/>
    </w:rPr>
  </w:style>
  <w:style w:type="table" w:customStyle="1" w:styleId="LightShading1">
    <w:name w:val="Light Shading1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mailStyle751">
    <w:name w:val="EmailStyle751"/>
    <w:rsid w:val="00B70E92"/>
    <w:rPr>
      <w:rFonts w:ascii="Arial" w:hAnsi="Arial" w:cs="Arial"/>
      <w:color w:val="000000"/>
      <w:sz w:val="20"/>
    </w:rPr>
  </w:style>
  <w:style w:type="numbering" w:customStyle="1" w:styleId="Style1">
    <w:name w:val="Style1"/>
    <w:rsid w:val="00B70E92"/>
    <w:pPr>
      <w:numPr>
        <w:numId w:val="2"/>
      </w:numPr>
    </w:pPr>
  </w:style>
  <w:style w:type="character" w:styleId="CommentReference">
    <w:name w:val="annotation reference"/>
    <w:rsid w:val="00B70E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0E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E9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B70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0E92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">
    <w:name w:val="List"/>
    <w:aliases w:val="List Bulleted"/>
    <w:basedOn w:val="Normal"/>
    <w:rsid w:val="00B70E92"/>
    <w:pPr>
      <w:spacing w:before="60" w:after="60"/>
    </w:pPr>
    <w:rPr>
      <w:rFonts w:ascii="Arial" w:hAnsi="Arial"/>
      <w:sz w:val="20"/>
      <w:szCs w:val="20"/>
      <w:lang w:val="de-DE"/>
    </w:rPr>
  </w:style>
  <w:style w:type="character" w:customStyle="1" w:styleId="UserInput">
    <w:name w:val="User Input"/>
    <w:rsid w:val="00B70E92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9DFC6-D932-4A3B-BBAB-469D6A1C0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41</cp:revision>
  <dcterms:created xsi:type="dcterms:W3CDTF">2025-08-25T05:51:00Z</dcterms:created>
  <dcterms:modified xsi:type="dcterms:W3CDTF">2025-09-23T10:23:00Z</dcterms:modified>
</cp:coreProperties>
</file>