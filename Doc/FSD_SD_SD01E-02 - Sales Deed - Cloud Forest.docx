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CD1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49DEAE9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DBC7E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090602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DC5886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E0F38F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908B87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988BA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D33A11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B824E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36CB68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CA3B94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008BD4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A51A65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967C3E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CD45741" w14:textId="77777777" w:rsidR="00B70E92" w:rsidRPr="005A1B88" w:rsidRDefault="00B70E92" w:rsidP="00B70E92">
      <w:pPr>
        <w:tabs>
          <w:tab w:val="left" w:pos="6210"/>
        </w:tabs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Arial"/>
          <w:b/>
          <w:bCs/>
          <w:sz w:val="22"/>
          <w:szCs w:val="22"/>
        </w:rPr>
        <w:tab/>
      </w:r>
    </w:p>
    <w:p w14:paraId="592431A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C90BF3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805412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CA165A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C4EA58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B5EFA6D" w14:textId="77777777" w:rsidR="00B70E92" w:rsidRPr="005A1B88" w:rsidRDefault="00B70E92" w:rsidP="00B70E92">
      <w:pPr>
        <w:shd w:val="clear" w:color="auto" w:fill="002060"/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Functional Specification Document</w:t>
      </w:r>
    </w:p>
    <w:p w14:paraId="25B9F3E0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</w:t>
      </w:r>
    </w:p>
    <w:p w14:paraId="69CDAEC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2B67F9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4A0E1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A0B455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D703BC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5B2100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B1E4C2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45CBCE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4C7B4F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C7774A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DC1FDB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62FE67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6A8726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7392B3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73AA78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38DC4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0665BA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1D76F7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0DCD16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259F85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099FE7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EC4370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87F2A6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18ABA1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211C3D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E92235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763529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8655B35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0368B1A3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6273623A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7F8C24C2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3E6B1093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Document Summary</w:t>
      </w:r>
    </w:p>
    <w:p w14:paraId="2C67B909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tbl>
      <w:tblPr>
        <w:tblpPr w:leftFromText="180" w:rightFromText="180" w:vertAnchor="text" w:horzAnchor="margin" w:tblpX="108" w:tblpY="67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744"/>
      </w:tblGrid>
      <w:tr w:rsidR="00B70E92" w:rsidRPr="005A1B88" w14:paraId="0BC6B6E7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22325BBF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  <w:t>Document Name</w:t>
            </w:r>
          </w:p>
        </w:tc>
        <w:tc>
          <w:tcPr>
            <w:tcW w:w="6744" w:type="dxa"/>
            <w:vAlign w:val="center"/>
          </w:tcPr>
          <w:p w14:paraId="00F68130" w14:textId="77777777" w:rsidR="00B70E92" w:rsidRPr="005A1B88" w:rsidRDefault="00B70E92" w:rsidP="0095521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Smart-form</w:t>
            </w:r>
          </w:p>
        </w:tc>
      </w:tr>
      <w:tr w:rsidR="00B70E92" w:rsidRPr="005A1B88" w14:paraId="4153037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16372B1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ID</w:t>
            </w:r>
          </w:p>
        </w:tc>
        <w:tc>
          <w:tcPr>
            <w:tcW w:w="6744" w:type="dxa"/>
            <w:vAlign w:val="center"/>
          </w:tcPr>
          <w:p w14:paraId="3F33CD2D" w14:textId="5846D8A3" w:rsidR="00B70E92" w:rsidRPr="001A4E66" w:rsidRDefault="00090725" w:rsidP="0095521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FSD_SD0</w:t>
            </w:r>
            <w:r w:rsidR="00E12414">
              <w:rPr>
                <w:rFonts w:ascii="Trebuchet MS" w:hAnsi="Trebuchet MS" w:cs="Arial"/>
                <w:bCs/>
                <w:sz w:val="22"/>
                <w:szCs w:val="22"/>
              </w:rPr>
              <w:t>1E</w:t>
            </w:r>
            <w:r w:rsidR="00B70E92">
              <w:rPr>
                <w:rFonts w:ascii="Trebuchet MS" w:hAnsi="Trebuchet MS" w:cs="Arial"/>
                <w:bCs/>
                <w:sz w:val="22"/>
                <w:szCs w:val="22"/>
              </w:rPr>
              <w:t xml:space="preserve"> – </w:t>
            </w:r>
            <w:r w:rsidR="00E12414">
              <w:rPr>
                <w:rFonts w:ascii="Trebuchet MS" w:hAnsi="Trebuchet MS" w:cs="Arial"/>
                <w:bCs/>
                <w:sz w:val="22"/>
                <w:szCs w:val="22"/>
              </w:rPr>
              <w:t>A</w:t>
            </w:r>
            <w:r w:rsidR="00972225">
              <w:rPr>
                <w:rFonts w:ascii="Trebuchet MS" w:hAnsi="Trebuchet MS" w:cs="Arial"/>
                <w:bCs/>
                <w:sz w:val="22"/>
                <w:szCs w:val="22"/>
              </w:rPr>
              <w:t>greement to Sales</w:t>
            </w:r>
            <w:r w:rsidR="00B70E92">
              <w:rPr>
                <w:rFonts w:ascii="Trebuchet MS" w:hAnsi="Trebuchet MS"/>
                <w:bCs/>
                <w:sz w:val="22"/>
                <w:szCs w:val="22"/>
              </w:rPr>
              <w:t xml:space="preserve"> </w:t>
            </w:r>
          </w:p>
        </w:tc>
      </w:tr>
      <w:tr w:rsidR="00B70E92" w:rsidRPr="005A1B88" w14:paraId="113CBC6F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28B927C7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RGS reference</w:t>
            </w:r>
          </w:p>
        </w:tc>
        <w:tc>
          <w:tcPr>
            <w:tcW w:w="6744" w:type="dxa"/>
            <w:vAlign w:val="center"/>
          </w:tcPr>
          <w:p w14:paraId="6237C991" w14:textId="03A6D3D3" w:rsidR="00B70E92" w:rsidRPr="005A1B88" w:rsidRDefault="00090725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RGS_SD0</w:t>
            </w:r>
            <w:r w:rsidR="00972225">
              <w:rPr>
                <w:rFonts w:ascii="Trebuchet MS" w:hAnsi="Trebuchet MS"/>
                <w:bCs/>
                <w:sz w:val="22"/>
                <w:szCs w:val="22"/>
              </w:rPr>
              <w:t>1E</w:t>
            </w:r>
            <w:r>
              <w:rPr>
                <w:rFonts w:ascii="Trebuchet MS" w:hAnsi="Trebuchet MS"/>
                <w:bCs/>
                <w:sz w:val="22"/>
                <w:szCs w:val="22"/>
              </w:rPr>
              <w:t xml:space="preserve"> – </w:t>
            </w:r>
            <w:r w:rsidR="00972225">
              <w:rPr>
                <w:rFonts w:ascii="Trebuchet MS" w:hAnsi="Trebuchet MS"/>
                <w:bCs/>
                <w:sz w:val="22"/>
                <w:szCs w:val="22"/>
              </w:rPr>
              <w:t xml:space="preserve">Agreement to Sales &amp; </w:t>
            </w:r>
            <w:r w:rsidR="00946937">
              <w:rPr>
                <w:rFonts w:ascii="Trebuchet MS" w:hAnsi="Trebuchet MS"/>
                <w:bCs/>
                <w:sz w:val="22"/>
                <w:szCs w:val="22"/>
              </w:rPr>
              <w:t>Sales Deed – Cloud Forest</w:t>
            </w:r>
          </w:p>
        </w:tc>
      </w:tr>
      <w:tr w:rsidR="00B70E92" w:rsidRPr="005A1B88" w14:paraId="3D0159A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215B25B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6744" w:type="dxa"/>
            <w:vAlign w:val="center"/>
          </w:tcPr>
          <w:p w14:paraId="75684A8F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Mr. Bharat Kumar Nagda</w:t>
            </w:r>
          </w:p>
        </w:tc>
      </w:tr>
      <w:tr w:rsidR="00B70E92" w:rsidRPr="005A1B88" w14:paraId="715FE20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77D9C99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Name of Development (Short Description)</w:t>
            </w:r>
          </w:p>
        </w:tc>
        <w:tc>
          <w:tcPr>
            <w:tcW w:w="6744" w:type="dxa"/>
            <w:vAlign w:val="center"/>
          </w:tcPr>
          <w:p w14:paraId="79168E59" w14:textId="551ABA5B" w:rsidR="00B70E92" w:rsidRPr="005A1B88" w:rsidRDefault="00946937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Agreement to Sales</w:t>
            </w:r>
          </w:p>
        </w:tc>
      </w:tr>
      <w:tr w:rsidR="00B70E92" w:rsidRPr="005A1B88" w14:paraId="7F504FA5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066FA7A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Type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– WFRICE</w:t>
            </w:r>
          </w:p>
        </w:tc>
        <w:tc>
          <w:tcPr>
            <w:tcW w:w="6744" w:type="dxa"/>
            <w:vAlign w:val="center"/>
          </w:tcPr>
          <w:p w14:paraId="047E60B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Form</w:t>
            </w:r>
          </w:p>
        </w:tc>
      </w:tr>
      <w:tr w:rsidR="00B70E92" w:rsidRPr="005A1B88" w14:paraId="3D3E5626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470C7BFB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Module</w:t>
            </w:r>
          </w:p>
        </w:tc>
        <w:tc>
          <w:tcPr>
            <w:tcW w:w="6744" w:type="dxa"/>
            <w:vAlign w:val="center"/>
          </w:tcPr>
          <w:p w14:paraId="44FD1C9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SD</w:t>
            </w:r>
          </w:p>
        </w:tc>
      </w:tr>
      <w:tr w:rsidR="00B70E92" w:rsidRPr="005A1B88" w14:paraId="5DE2C31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1B7BB75D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Required 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New</w:t>
            </w:r>
          </w:p>
        </w:tc>
        <w:tc>
          <w:tcPr>
            <w:tcW w:w="6744" w:type="dxa"/>
            <w:vAlign w:val="center"/>
          </w:tcPr>
          <w:p w14:paraId="7436302A" w14:textId="24D1EACA" w:rsidR="00B70E92" w:rsidRPr="005A1B88" w:rsidRDefault="00CC34E1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ZSD_PRINT</w:t>
            </w:r>
          </w:p>
        </w:tc>
      </w:tr>
      <w:tr w:rsidR="00B70E92" w:rsidRPr="005A1B88" w14:paraId="16FF737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5F63A26C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Existing</w:t>
            </w:r>
          </w:p>
        </w:tc>
        <w:tc>
          <w:tcPr>
            <w:tcW w:w="6744" w:type="dxa"/>
            <w:vAlign w:val="center"/>
          </w:tcPr>
          <w:p w14:paraId="0C5AEB3E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NA</w:t>
            </w:r>
          </w:p>
        </w:tc>
      </w:tr>
      <w:tr w:rsidR="00B70E92" w:rsidRPr="005A1B88" w14:paraId="4E40096E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0FDF3DF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</w:p>
        </w:tc>
        <w:tc>
          <w:tcPr>
            <w:tcW w:w="6744" w:type="dxa"/>
            <w:vAlign w:val="center"/>
          </w:tcPr>
          <w:p w14:paraId="0981A914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</w:p>
        </w:tc>
      </w:tr>
    </w:tbl>
    <w:p w14:paraId="09B69E6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DE775F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3A44B9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F47357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bookmarkStart w:id="4" w:name="_Toc506117851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Document </w:t>
      </w:r>
      <w:bookmarkEnd w:id="4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Version History </w:t>
      </w:r>
    </w:p>
    <w:p w14:paraId="3CF98CC6" w14:textId="77777777" w:rsidR="00B70E92" w:rsidRPr="007A5F9C" w:rsidRDefault="00B70E92" w:rsidP="00B70E92">
      <w:pPr>
        <w:jc w:val="both"/>
        <w:rPr>
          <w:rFonts w:ascii="Trebuchet MS" w:hAnsi="Trebuchet MS"/>
          <w:bCs/>
          <w:i/>
          <w:color w:val="002060"/>
          <w:sz w:val="22"/>
          <w:szCs w:val="22"/>
        </w:rPr>
      </w:pPr>
      <w:r w:rsidRPr="007A5F9C">
        <w:rPr>
          <w:rFonts w:ascii="Trebuchet MS" w:hAnsi="Trebuchet MS"/>
          <w:bCs/>
          <w:color w:val="002060"/>
          <w:sz w:val="22"/>
          <w:szCs w:val="22"/>
        </w:rPr>
        <w:t>(</w:t>
      </w:r>
      <w:r w:rsidRPr="007A5F9C">
        <w:rPr>
          <w:rFonts w:ascii="Trebuchet MS" w:hAnsi="Trebuchet MS"/>
          <w:bCs/>
          <w:i/>
          <w:color w:val="002060"/>
          <w:sz w:val="22"/>
          <w:szCs w:val="22"/>
        </w:rPr>
        <w:t>Version details to be maintained inside the Code as well)</w:t>
      </w:r>
    </w:p>
    <w:p w14:paraId="4C9A5C4D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275"/>
        <w:gridCol w:w="1843"/>
        <w:gridCol w:w="1276"/>
        <w:gridCol w:w="1557"/>
        <w:gridCol w:w="1420"/>
        <w:gridCol w:w="1417"/>
      </w:tblGrid>
      <w:tr w:rsidR="00B70E92" w:rsidRPr="00EC092B" w14:paraId="6E7B1C86" w14:textId="77777777" w:rsidTr="0095521E">
        <w:trPr>
          <w:trHeight w:val="474"/>
        </w:trPr>
        <w:tc>
          <w:tcPr>
            <w:tcW w:w="993" w:type="dxa"/>
            <w:vAlign w:val="center"/>
          </w:tcPr>
          <w:p w14:paraId="58D3C924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</w:tc>
        <w:tc>
          <w:tcPr>
            <w:tcW w:w="1275" w:type="dxa"/>
            <w:vAlign w:val="center"/>
          </w:tcPr>
          <w:p w14:paraId="4FD85BBE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Date</w:t>
            </w:r>
          </w:p>
        </w:tc>
        <w:tc>
          <w:tcPr>
            <w:tcW w:w="1843" w:type="dxa"/>
            <w:vAlign w:val="center"/>
          </w:tcPr>
          <w:p w14:paraId="3A4476EB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1276" w:type="dxa"/>
            <w:vAlign w:val="center"/>
          </w:tcPr>
          <w:p w14:paraId="6F92E89D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Changes Required</w:t>
            </w:r>
          </w:p>
        </w:tc>
        <w:tc>
          <w:tcPr>
            <w:tcW w:w="1557" w:type="dxa"/>
            <w:vAlign w:val="center"/>
          </w:tcPr>
          <w:p w14:paraId="71F2C7AB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New/Change TR Number</w:t>
            </w:r>
          </w:p>
        </w:tc>
        <w:tc>
          <w:tcPr>
            <w:tcW w:w="1420" w:type="dxa"/>
          </w:tcPr>
          <w:p w14:paraId="09E2D60C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Tested by </w:t>
            </w:r>
          </w:p>
          <w:p w14:paraId="5E3A45A0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Function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al</w:t>
            </w: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consultant name</w:t>
            </w:r>
          </w:p>
        </w:tc>
        <w:tc>
          <w:tcPr>
            <w:tcW w:w="1417" w:type="dxa"/>
          </w:tcPr>
          <w:p w14:paraId="7C8DFEF6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 Status { Dev / QA/ PRD</w:t>
            </w:r>
          </w:p>
        </w:tc>
      </w:tr>
      <w:tr w:rsidR="00B70E92" w:rsidRPr="005A1B88" w14:paraId="2CDAE100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040235F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V</w:t>
            </w:r>
            <w:r w:rsidRPr="005A1B88">
              <w:rPr>
                <w:rFonts w:ascii="Trebuchet MS" w:hAnsi="Trebuchet MS"/>
                <w:sz w:val="20"/>
                <w:szCs w:val="20"/>
              </w:rPr>
              <w:t>.0</w:t>
            </w:r>
          </w:p>
        </w:tc>
        <w:tc>
          <w:tcPr>
            <w:tcW w:w="1275" w:type="dxa"/>
            <w:vAlign w:val="center"/>
          </w:tcPr>
          <w:p w14:paraId="63DC42BA" w14:textId="6CD64D40" w:rsidR="00B70E92" w:rsidRPr="005A1B88" w:rsidRDefault="00CC34E1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30</w:t>
            </w:r>
            <w:r w:rsidR="00B70E92">
              <w:rPr>
                <w:rFonts w:ascii="Trebuchet MS" w:hAnsi="Trebuchet MS"/>
                <w:sz w:val="20"/>
                <w:szCs w:val="20"/>
              </w:rPr>
              <w:t>.0</w:t>
            </w:r>
            <w:r>
              <w:rPr>
                <w:rFonts w:ascii="Trebuchet MS" w:hAnsi="Trebuchet MS"/>
                <w:sz w:val="20"/>
                <w:szCs w:val="20"/>
              </w:rPr>
              <w:t>9</w:t>
            </w:r>
            <w:r w:rsidR="00B70E92">
              <w:rPr>
                <w:rFonts w:ascii="Trebuchet MS" w:hAnsi="Trebuchet MS"/>
                <w:sz w:val="20"/>
                <w:szCs w:val="20"/>
              </w:rPr>
              <w:t>.2025</w:t>
            </w:r>
          </w:p>
        </w:tc>
        <w:tc>
          <w:tcPr>
            <w:tcW w:w="1843" w:type="dxa"/>
            <w:vAlign w:val="center"/>
          </w:tcPr>
          <w:p w14:paraId="13F8D428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Mr. Bharat Kumar Nagda</w:t>
            </w:r>
          </w:p>
        </w:tc>
        <w:tc>
          <w:tcPr>
            <w:tcW w:w="1276" w:type="dxa"/>
            <w:vAlign w:val="center"/>
          </w:tcPr>
          <w:p w14:paraId="4BEFBC4D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A1B88">
              <w:rPr>
                <w:rFonts w:ascii="Trebuchet MS" w:hAnsi="Trebuchet MS"/>
                <w:sz w:val="20"/>
                <w:szCs w:val="20"/>
              </w:rPr>
              <w:t xml:space="preserve"> Initial FS</w:t>
            </w:r>
          </w:p>
        </w:tc>
        <w:tc>
          <w:tcPr>
            <w:tcW w:w="1557" w:type="dxa"/>
            <w:vAlign w:val="center"/>
          </w:tcPr>
          <w:p w14:paraId="4717B189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  <w:p w14:paraId="7302AD4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48BDAAAC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F495F54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5A1B88" w14:paraId="279E2AA4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63F67B6A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1E9771D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48B52B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FF07B97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67C22340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1DCF2E76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0362109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79D69D48" w14:textId="77777777" w:rsidR="00B70E92" w:rsidRPr="005A1B88" w:rsidRDefault="00B70E92" w:rsidP="00B70E92">
      <w:pPr>
        <w:pStyle w:val="Heading5"/>
        <w:jc w:val="both"/>
        <w:rPr>
          <w:rFonts w:ascii="Trebuchet MS" w:hAnsi="Trebuchet MS" w:cs="Arial"/>
          <w:sz w:val="22"/>
          <w:szCs w:val="22"/>
          <w:u w:val="single"/>
        </w:rPr>
      </w:pPr>
    </w:p>
    <w:bookmarkEnd w:id="0"/>
    <w:bookmarkEnd w:id="1"/>
    <w:bookmarkEnd w:id="2"/>
    <w:bookmarkEnd w:id="3"/>
    <w:p w14:paraId="395CCCD7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82B2D5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B776F9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001FAC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6FDAFC8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D4D543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AA388A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EBF73D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1CC103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C97EE24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B97D030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A1ABE0B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2EF9888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5F7AFC2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A1E83F5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FB95013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341F5B2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47B6CD5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5E0ADF93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62300416" w14:textId="77777777" w:rsidR="00B70E92" w:rsidRPr="005A1B88" w:rsidRDefault="00B70E92" w:rsidP="00B70E92">
      <w:pPr>
        <w:pStyle w:val="TOCHeading"/>
        <w:jc w:val="center"/>
        <w:rPr>
          <w:rFonts w:ascii="Trebuchet MS" w:hAnsi="Trebuchet MS"/>
        </w:rPr>
      </w:pPr>
      <w:r w:rsidRPr="005A1B88">
        <w:rPr>
          <w:rFonts w:ascii="Trebuchet MS" w:hAnsi="Trebuchet MS"/>
        </w:rPr>
        <w:lastRenderedPageBreak/>
        <w:t>Table of Content</w:t>
      </w:r>
    </w:p>
    <w:p w14:paraId="6719993B" w14:textId="77777777" w:rsidR="00B70E92" w:rsidRPr="008642A9" w:rsidRDefault="00B70E92" w:rsidP="00B70E92">
      <w:pPr>
        <w:pStyle w:val="TOCHeading"/>
        <w:rPr>
          <w:rFonts w:ascii="Trebuchet MS" w:hAnsi="Trebuchet MS"/>
          <w:color w:val="002060"/>
          <w:sz w:val="24"/>
          <w:szCs w:val="24"/>
        </w:rPr>
      </w:pPr>
      <w:r w:rsidRPr="008642A9">
        <w:rPr>
          <w:rFonts w:ascii="Trebuchet MS" w:hAnsi="Trebuchet MS"/>
          <w:color w:val="002060"/>
          <w:sz w:val="24"/>
          <w:szCs w:val="24"/>
        </w:rPr>
        <w:t>Contents</w:t>
      </w:r>
    </w:p>
    <w:p w14:paraId="5C18531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r w:rsidRPr="00860F21">
        <w:rPr>
          <w:bCs w:val="0"/>
          <w:color w:val="002060"/>
          <w:szCs w:val="20"/>
        </w:rPr>
        <w:fldChar w:fldCharType="begin"/>
      </w:r>
      <w:r w:rsidRPr="00860F21">
        <w:rPr>
          <w:bCs w:val="0"/>
          <w:color w:val="002060"/>
          <w:szCs w:val="20"/>
        </w:rPr>
        <w:instrText xml:space="preserve"> TOC \o "1-3" \h \z \u </w:instrText>
      </w:r>
      <w:r w:rsidRPr="00860F21">
        <w:rPr>
          <w:bCs w:val="0"/>
          <w:color w:val="002060"/>
          <w:szCs w:val="20"/>
        </w:rPr>
        <w:fldChar w:fldCharType="separate"/>
      </w:r>
      <w:hyperlink w:anchor="_Toc206596799" w:history="1">
        <w:r w:rsidRPr="00194F13">
          <w:rPr>
            <w:rStyle w:val="Hyperlink"/>
            <w:noProof/>
          </w:rPr>
          <w:t>1.1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Objective of Development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846FD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0" w:history="1">
        <w:r w:rsidRPr="00194F13">
          <w:rPr>
            <w:rStyle w:val="Hyperlink"/>
            <w:noProof/>
          </w:rPr>
          <w:t>1.2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Usage Frequency (Daily / Monthly / Quarterly / Yearly)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08232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1" w:history="1">
        <w:r w:rsidRPr="00194F13">
          <w:rPr>
            <w:rStyle w:val="Hyperlink"/>
            <w:noProof/>
          </w:rPr>
          <w:t>1.3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Mode of Execution (Foreground / Background)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8DDA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2" w:history="1">
        <w:r w:rsidRPr="00194F13">
          <w:rPr>
            <w:rStyle w:val="Hyperlink"/>
            <w:noProof/>
          </w:rPr>
          <w:t>1.4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Language Display of text (English EN/ Any other)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9BB3F1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3" w:history="1">
        <w:r w:rsidRPr="00194F13">
          <w:rPr>
            <w:rStyle w:val="Hyperlink"/>
            <w:noProof/>
          </w:rPr>
          <w:t>1.5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Pre-requisite, if 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531CD0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4" w:history="1">
        <w:r w:rsidRPr="00194F13">
          <w:rPr>
            <w:rStyle w:val="Hyperlink"/>
            <w:noProof/>
          </w:rPr>
          <w:t>1.6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Development Type &amp; SUBOBJECTS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52B1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5" w:history="1">
        <w:r w:rsidRPr="00194F13">
          <w:rPr>
            <w:rStyle w:val="Hyperlink"/>
            <w:noProof/>
          </w:rPr>
          <w:t>1.7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Relevant Transaction Codes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398F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6" w:history="1">
        <w:r w:rsidRPr="00194F13">
          <w:rPr>
            <w:rStyle w:val="Hyperlink"/>
            <w:i/>
            <w:noProof/>
          </w:rPr>
          <w:t>1.8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 xml:space="preserve">Selection Parameters (Mandatory) – </w:t>
        </w:r>
        <w:r w:rsidRPr="00194F13">
          <w:rPr>
            <w:rStyle w:val="Hyperlink"/>
            <w:i/>
            <w:noProof/>
          </w:rPr>
          <w:t>Selection screen’s to be as per SAP standard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9FA2EE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7" w:history="1">
        <w:r w:rsidRPr="00194F13">
          <w:rPr>
            <w:rStyle w:val="Hyperlink"/>
            <w:noProof/>
          </w:rPr>
          <w:t>1.9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Selection Parameters (Mandatory/Optional to be confirmed by the client)</w:t>
        </w:r>
        <w:r>
          <w:rPr>
            <w:noProof/>
            <w:webHidden/>
          </w:rPr>
          <w:tab/>
          <w:t>5</w:t>
        </w:r>
      </w:hyperlink>
    </w:p>
    <w:p w14:paraId="523A599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8" w:history="1">
        <w:r w:rsidRPr="00194F13">
          <w:rPr>
            <w:rStyle w:val="Hyperlink"/>
            <w:noProof/>
          </w:rPr>
          <w:t>1.10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Output Parameters (Mandatory/Optional to be confirmed by the 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8B69C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9" w:history="1">
        <w:r w:rsidRPr="00194F13">
          <w:rPr>
            <w:rStyle w:val="Hyperlink"/>
            <w:noProof/>
          </w:rPr>
          <w:t>1.11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Standard Function Module / BAPI used (Object Name – Function Modules / BAPI)</w:t>
        </w:r>
        <w:r>
          <w:rPr>
            <w:noProof/>
            <w:webHidden/>
          </w:rPr>
          <w:tab/>
        </w:r>
        <w:r w:rsidR="00485295">
          <w:rPr>
            <w:noProof/>
            <w:webHidden/>
          </w:rPr>
          <w:t>5</w:t>
        </w:r>
      </w:hyperlink>
    </w:p>
    <w:p w14:paraId="36666138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0" w:history="1">
        <w:r w:rsidRPr="00194F13">
          <w:rPr>
            <w:rStyle w:val="Hyperlink"/>
            <w:noProof/>
          </w:rPr>
          <w:t>1.12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Enhancement details (Object - User-Exit / BADI / Routines / Substitution rules)</w:t>
        </w:r>
        <w:r>
          <w:rPr>
            <w:noProof/>
            <w:webHidden/>
          </w:rPr>
          <w:tab/>
          <w:t>6</w:t>
        </w:r>
      </w:hyperlink>
    </w:p>
    <w:p w14:paraId="10AC7E5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1" w:history="1">
        <w:r w:rsidRPr="00194F13">
          <w:rPr>
            <w:rStyle w:val="Hyperlink"/>
            <w:noProof/>
          </w:rPr>
          <w:t>1.13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Conversion details (Object Name – BDC / BAPI)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74650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2" w:history="1">
        <w:r w:rsidRPr="00194F13">
          <w:rPr>
            <w:rStyle w:val="Hyperlink"/>
            <w:noProof/>
          </w:rPr>
          <w:t>1.14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Interface details (Object - RFC / WEBSERVICE – SOAP / REST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1572F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3" w:history="1">
        <w:r w:rsidRPr="00194F13">
          <w:rPr>
            <w:rStyle w:val="Hyperlink"/>
            <w:noProof/>
          </w:rPr>
          <w:t>1.15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Forms (Object - Smartforms / 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0A8409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4" w:history="1">
        <w:r w:rsidRPr="00194F13">
          <w:rPr>
            <w:rStyle w:val="Hyperlink"/>
            <w:noProof/>
          </w:rPr>
          <w:t>1.16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Email details (Object – Email / SMS)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81E92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5" w:history="1">
        <w:r w:rsidRPr="00194F13">
          <w:rPr>
            <w:rStyle w:val="Hyperlink"/>
            <w:noProof/>
          </w:rPr>
          <w:t>1.17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Message class (Mandatory for all Smart forms/Reports/Interface/Module pool/BDC/BAPI/Enhancements/Web Dynpro)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397D97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6" w:history="1">
        <w:r w:rsidRPr="00194F13">
          <w:rPr>
            <w:rStyle w:val="Hyperlink"/>
            <w:noProof/>
          </w:rPr>
          <w:t>1.18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93C65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7" w:history="1">
        <w:r w:rsidRPr="00194F13">
          <w:rPr>
            <w:rStyle w:val="Hyperlink"/>
            <w:noProof/>
          </w:rPr>
          <w:t>1.19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Program Logic / Pseudo Code</w:t>
        </w:r>
        <w:r>
          <w:rPr>
            <w:noProof/>
            <w:webHidden/>
          </w:rPr>
          <w:tab/>
          <w:t>8</w:t>
        </w:r>
      </w:hyperlink>
    </w:p>
    <w:p w14:paraId="612C2808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8" w:history="1">
        <w:r w:rsidRPr="00194F13">
          <w:rPr>
            <w:rStyle w:val="Hyperlink"/>
            <w:noProof/>
          </w:rPr>
          <w:t>1.19.1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Test cases / Variant – (Mandatory - based on test cases logic to be provided)</w:t>
        </w:r>
        <w:r>
          <w:rPr>
            <w:noProof/>
            <w:webHidden/>
          </w:rPr>
          <w:tab/>
          <w:t>9</w:t>
        </w:r>
      </w:hyperlink>
    </w:p>
    <w:p w14:paraId="7608A3FD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9" w:history="1">
        <w:r w:rsidRPr="00194F13">
          <w:rPr>
            <w:rStyle w:val="Hyperlink"/>
            <w:noProof/>
          </w:rPr>
          <w:t>1.19.2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fetch the data and calculations other than the selection screen fields.</w:t>
        </w:r>
        <w:r>
          <w:rPr>
            <w:noProof/>
            <w:webHidden/>
          </w:rPr>
          <w:tab/>
          <w:t>9</w:t>
        </w:r>
      </w:hyperlink>
    </w:p>
    <w:p w14:paraId="44882AC7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0" w:history="1">
        <w:r w:rsidRPr="00194F13">
          <w:rPr>
            <w:rStyle w:val="Hyperlink"/>
            <w:noProof/>
          </w:rPr>
          <w:t>1.19.3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display data along with output format</w:t>
        </w:r>
        <w:r>
          <w:rPr>
            <w:noProof/>
            <w:webHidden/>
          </w:rPr>
          <w:tab/>
          <w:t>9</w:t>
        </w:r>
      </w:hyperlink>
    </w:p>
    <w:p w14:paraId="36DDF686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1" w:history="1">
        <w:r w:rsidRPr="00194F13">
          <w:rPr>
            <w:rStyle w:val="Hyperlink"/>
            <w:noProof/>
          </w:rPr>
          <w:t>1.19.4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Output format in Excel and / or Other format to be attached or mention below</w:t>
        </w:r>
        <w:r>
          <w:rPr>
            <w:noProof/>
            <w:webHidden/>
          </w:rPr>
          <w:tab/>
          <w:t>10</w:t>
        </w:r>
      </w:hyperlink>
    </w:p>
    <w:p w14:paraId="7C475189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2" w:history="1">
        <w:r w:rsidRPr="00194F13">
          <w:rPr>
            <w:rStyle w:val="Hyperlink"/>
            <w:noProof/>
          </w:rPr>
          <w:t>1.20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Special Requirement (if any)</w:t>
        </w:r>
        <w:r>
          <w:rPr>
            <w:noProof/>
            <w:webHidden/>
          </w:rPr>
          <w:tab/>
          <w:t>10</w:t>
        </w:r>
      </w:hyperlink>
    </w:p>
    <w:p w14:paraId="570FF35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3" w:history="1">
        <w:r w:rsidRPr="00194F13">
          <w:rPr>
            <w:rStyle w:val="Hyperlink"/>
            <w:noProof/>
          </w:rPr>
          <w:t>2.0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Assumption/Notes</w:t>
        </w:r>
        <w:r>
          <w:rPr>
            <w:noProof/>
            <w:webHidden/>
          </w:rPr>
          <w:tab/>
          <w:t>10</w:t>
        </w:r>
      </w:hyperlink>
    </w:p>
    <w:p w14:paraId="19F6890D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4" w:history="1">
        <w:r w:rsidRPr="00194F13">
          <w:rPr>
            <w:rStyle w:val="Hyperlink"/>
            <w:noProof/>
          </w:rPr>
          <w:t>3.0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Annexure</w:t>
        </w:r>
        <w:r>
          <w:rPr>
            <w:noProof/>
            <w:webHidden/>
          </w:rPr>
          <w:tab/>
          <w:t>10</w:t>
        </w:r>
      </w:hyperlink>
    </w:p>
    <w:p w14:paraId="21F47FA8" w14:textId="77777777" w:rsidR="00B70E92" w:rsidRPr="00860F21" w:rsidRDefault="00B70E92" w:rsidP="00B70E92">
      <w:pPr>
        <w:rPr>
          <w:rFonts w:ascii="Trebuchet MS" w:hAnsi="Trebuchet MS"/>
          <w:color w:val="002060"/>
          <w:sz w:val="20"/>
          <w:szCs w:val="20"/>
        </w:rPr>
      </w:pPr>
      <w:r w:rsidRPr="00860F21">
        <w:rPr>
          <w:rFonts w:ascii="Trebuchet MS" w:hAnsi="Trebuchet MS"/>
          <w:bCs/>
          <w:color w:val="002060"/>
          <w:szCs w:val="20"/>
        </w:rPr>
        <w:fldChar w:fldCharType="end"/>
      </w:r>
    </w:p>
    <w:p w14:paraId="3BD211E5" w14:textId="77777777" w:rsidR="00B70E92" w:rsidRPr="00072134" w:rsidRDefault="00B70E92" w:rsidP="00B70E92">
      <w:pPr>
        <w:pStyle w:val="BodyText"/>
        <w:rPr>
          <w:rFonts w:ascii="Trebuchet MS" w:hAnsi="Trebuchet MS" w:cs="Arial"/>
          <w:color w:val="002060"/>
          <w:sz w:val="20"/>
          <w:szCs w:val="20"/>
        </w:rPr>
      </w:pPr>
      <w:r>
        <w:rPr>
          <w:rFonts w:ascii="Trebuchet MS" w:hAnsi="Trebuchet MS" w:cs="Arial"/>
          <w:color w:val="002060"/>
          <w:sz w:val="20"/>
          <w:szCs w:val="20"/>
        </w:rPr>
        <w:br w:type="page"/>
      </w:r>
    </w:p>
    <w:p w14:paraId="05054B12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371DB2F4" w14:textId="77777777" w:rsidR="00B70E92" w:rsidRPr="005A1B88" w:rsidRDefault="00B70E92" w:rsidP="00B70E92">
      <w:pPr>
        <w:numPr>
          <w:ilvl w:val="0"/>
          <w:numId w:val="3"/>
        </w:num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Functional Specification:</w:t>
      </w:r>
    </w:p>
    <w:p w14:paraId="09670413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5" w:name="_Toc206596799"/>
      <w:r w:rsidRPr="005A1B88">
        <w:rPr>
          <w:rFonts w:ascii="Trebuchet MS" w:hAnsi="Trebuchet MS"/>
          <w:color w:val="002060"/>
          <w:sz w:val="24"/>
          <w:szCs w:val="24"/>
        </w:rPr>
        <w:t>Objective of Development (Mandatory)</w:t>
      </w:r>
      <w:bookmarkEnd w:id="5"/>
    </w:p>
    <w:p w14:paraId="501400AD" w14:textId="6BC5B300" w:rsidR="00B70E92" w:rsidRPr="007E4E89" w:rsidRDefault="00B70E92" w:rsidP="00B70E92">
      <w:pPr>
        <w:ind w:left="567" w:right="567"/>
        <w:jc w:val="both"/>
        <w:rPr>
          <w:ins w:id="6" w:author="NAGDA Bharat/CONSULTANT/H.O." w:date="2025-08-20T13:17:00Z"/>
          <w:rFonts w:ascii="Trebuchet MS" w:hAnsi="Trebuchet MS"/>
          <w:sz w:val="20"/>
          <w:szCs w:val="20"/>
        </w:rPr>
      </w:pPr>
      <w:r w:rsidRPr="00405A6F">
        <w:rPr>
          <w:rFonts w:ascii="Trebuchet MS" w:hAnsi="Trebuchet MS"/>
          <w:sz w:val="20"/>
          <w:szCs w:val="20"/>
        </w:rPr>
        <w:t xml:space="preserve">To design and develop a </w:t>
      </w:r>
      <w:r w:rsidR="001236CE">
        <w:rPr>
          <w:rFonts w:ascii="Trebuchet MS" w:hAnsi="Trebuchet MS"/>
          <w:sz w:val="20"/>
          <w:szCs w:val="20"/>
        </w:rPr>
        <w:t xml:space="preserve">Sales Deed </w:t>
      </w:r>
      <w:r w:rsidRPr="00405A6F">
        <w:rPr>
          <w:rFonts w:ascii="Trebuchet MS" w:hAnsi="Trebuchet MS"/>
          <w:sz w:val="20"/>
          <w:szCs w:val="20"/>
        </w:rPr>
        <w:t xml:space="preserve">in SAP that </w:t>
      </w:r>
      <w:r>
        <w:rPr>
          <w:rFonts w:ascii="Trebuchet MS" w:hAnsi="Trebuchet MS"/>
          <w:sz w:val="20"/>
          <w:szCs w:val="20"/>
        </w:rPr>
        <w:t>w</w:t>
      </w:r>
      <w:r w:rsidR="00AF25F0">
        <w:rPr>
          <w:rFonts w:ascii="Trebuchet MS" w:hAnsi="Trebuchet MS"/>
          <w:sz w:val="20"/>
          <w:szCs w:val="20"/>
        </w:rPr>
        <w:t>ill be generated</w:t>
      </w:r>
      <w:r w:rsidR="001236CE">
        <w:rPr>
          <w:rFonts w:ascii="Trebuchet MS" w:hAnsi="Trebuchet MS"/>
          <w:sz w:val="20"/>
          <w:szCs w:val="20"/>
        </w:rPr>
        <w:t xml:space="preserve"> Before </w:t>
      </w:r>
      <w:r w:rsidR="00090725">
        <w:rPr>
          <w:rFonts w:ascii="Trebuchet MS" w:hAnsi="Trebuchet MS"/>
          <w:sz w:val="20"/>
          <w:szCs w:val="20"/>
        </w:rPr>
        <w:t xml:space="preserve">Handover </w:t>
      </w:r>
      <w:r w:rsidR="00AF25F0">
        <w:rPr>
          <w:rFonts w:ascii="Trebuchet MS" w:hAnsi="Trebuchet MS"/>
          <w:sz w:val="20"/>
          <w:szCs w:val="20"/>
        </w:rPr>
        <w:t xml:space="preserve">of </w:t>
      </w:r>
      <w:r w:rsidR="00090725">
        <w:rPr>
          <w:rFonts w:ascii="Trebuchet MS" w:hAnsi="Trebuchet MS"/>
          <w:sz w:val="20"/>
          <w:szCs w:val="20"/>
        </w:rPr>
        <w:t>unit to customer</w:t>
      </w:r>
      <w:r>
        <w:rPr>
          <w:rFonts w:ascii="Trebuchet MS" w:hAnsi="Trebuchet MS"/>
          <w:sz w:val="20"/>
          <w:szCs w:val="20"/>
        </w:rPr>
        <w:t>. The form should capture booking-specific, custo</w:t>
      </w:r>
      <w:r w:rsidR="00AF25F0">
        <w:rPr>
          <w:rFonts w:ascii="Trebuchet MS" w:hAnsi="Trebuchet MS"/>
          <w:sz w:val="20"/>
          <w:szCs w:val="20"/>
        </w:rPr>
        <w:t>mer-specific details</w:t>
      </w:r>
      <w:r>
        <w:rPr>
          <w:rFonts w:ascii="Trebuchet MS" w:hAnsi="Trebuchet MS"/>
          <w:sz w:val="20"/>
          <w:szCs w:val="20"/>
        </w:rPr>
        <w:t xml:space="preserve"> and provide professional pdf </w:t>
      </w:r>
      <w:r w:rsidR="001236CE">
        <w:rPr>
          <w:rFonts w:ascii="Trebuchet MS" w:hAnsi="Trebuchet MS"/>
          <w:sz w:val="20"/>
          <w:szCs w:val="20"/>
        </w:rPr>
        <w:t>output for printing.</w:t>
      </w:r>
    </w:p>
    <w:p w14:paraId="2A6ADA65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7" w:name="_Toc206596800"/>
      <w:r w:rsidRPr="005A1B88">
        <w:rPr>
          <w:rFonts w:ascii="Trebuchet MS" w:hAnsi="Trebuchet MS"/>
          <w:color w:val="002060"/>
          <w:sz w:val="24"/>
          <w:szCs w:val="24"/>
        </w:rPr>
        <w:t>Usage Frequency (Daily / Monthly / Quarterly / Yearly)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7"/>
    </w:p>
    <w:p w14:paraId="60491D98" w14:textId="77777777" w:rsidR="00B70E92" w:rsidRPr="005A1B88" w:rsidRDefault="00B70E92" w:rsidP="00B70E92">
      <w:pPr>
        <w:ind w:left="567"/>
        <w:rPr>
          <w:rFonts w:ascii="Trebuchet MS" w:hAnsi="Trebuchet MS"/>
        </w:rPr>
      </w:pPr>
      <w:r>
        <w:rPr>
          <w:rFonts w:ascii="Trebuchet MS" w:hAnsi="Trebuchet MS"/>
        </w:rPr>
        <w:t>Daily / Monthly.</w:t>
      </w:r>
    </w:p>
    <w:p w14:paraId="7001464E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8" w:name="_Toc206596801"/>
      <w:r w:rsidRPr="005A1B88">
        <w:rPr>
          <w:rFonts w:ascii="Trebuchet MS" w:hAnsi="Trebuchet MS"/>
          <w:color w:val="002060"/>
          <w:sz w:val="24"/>
          <w:szCs w:val="24"/>
        </w:rPr>
        <w:t>Mode of Execution (Foreground / Background) (Mandatory)</w:t>
      </w:r>
      <w:bookmarkEnd w:id="8"/>
    </w:p>
    <w:p w14:paraId="7BF3025D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Foreground</w:t>
      </w:r>
    </w:p>
    <w:p w14:paraId="34AE9682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9" w:name="_Toc206596802"/>
      <w:r>
        <w:rPr>
          <w:rFonts w:ascii="Trebuchet MS" w:hAnsi="Trebuchet MS"/>
          <w:color w:val="002060"/>
          <w:sz w:val="24"/>
          <w:szCs w:val="24"/>
        </w:rPr>
        <w:t xml:space="preserve">Language Display of text </w:t>
      </w:r>
      <w:r w:rsidRPr="005A1B88">
        <w:rPr>
          <w:rFonts w:ascii="Trebuchet MS" w:hAnsi="Trebuchet MS"/>
          <w:color w:val="002060"/>
          <w:sz w:val="24"/>
          <w:szCs w:val="24"/>
        </w:rPr>
        <w:t>(</w:t>
      </w:r>
      <w:r>
        <w:rPr>
          <w:rFonts w:ascii="Trebuchet MS" w:hAnsi="Trebuchet MS"/>
          <w:color w:val="002060"/>
          <w:sz w:val="24"/>
          <w:szCs w:val="24"/>
        </w:rPr>
        <w:t>English EN/ Any other</w:t>
      </w:r>
      <w:r w:rsidRPr="005A1B88">
        <w:rPr>
          <w:rFonts w:ascii="Trebuchet MS" w:hAnsi="Trebuchet MS"/>
          <w:color w:val="002060"/>
          <w:sz w:val="24"/>
          <w:szCs w:val="24"/>
        </w:rPr>
        <w:t>) (Mandatory)</w:t>
      </w:r>
      <w:bookmarkEnd w:id="9"/>
    </w:p>
    <w:p w14:paraId="28D0C249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English</w:t>
      </w:r>
    </w:p>
    <w:p w14:paraId="6BBA21D0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0" w:name="_Toc206596803"/>
      <w:r w:rsidRPr="005A1B88">
        <w:rPr>
          <w:rFonts w:ascii="Trebuchet MS" w:hAnsi="Trebuchet MS"/>
          <w:color w:val="002060"/>
          <w:sz w:val="24"/>
          <w:szCs w:val="24"/>
        </w:rPr>
        <w:t>Pre-requisite, if any</w:t>
      </w:r>
      <w:bookmarkEnd w:id="10"/>
    </w:p>
    <w:p w14:paraId="5EB02AB6" w14:textId="77777777" w:rsidR="00B70E92" w:rsidRPr="00D71563" w:rsidRDefault="00B70E92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Booking Number should be available Active.</w:t>
      </w:r>
    </w:p>
    <w:p w14:paraId="27637597" w14:textId="77777777" w:rsidR="00B70E92" w:rsidRDefault="00AF25F0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Customer Details to be maintained in Customer Master</w:t>
      </w:r>
      <w:r w:rsidR="00AB6542">
        <w:rPr>
          <w:rFonts w:ascii="Trebuchet MS" w:hAnsi="Trebuchet MS"/>
          <w:sz w:val="20"/>
          <w:szCs w:val="20"/>
        </w:rPr>
        <w:t>.</w:t>
      </w:r>
    </w:p>
    <w:p w14:paraId="2DA2E3CB" w14:textId="77777777" w:rsidR="00B70E92" w:rsidRPr="00C85123" w:rsidRDefault="00B70E92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Project and Sub-project details should be configured.</w:t>
      </w:r>
    </w:p>
    <w:p w14:paraId="5D09B697" w14:textId="77777777" w:rsidR="00B70E92" w:rsidRPr="004820DF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0"/>
          <w:szCs w:val="20"/>
        </w:rPr>
      </w:pPr>
      <w:bookmarkStart w:id="11" w:name="_Toc206596804"/>
      <w:r>
        <w:rPr>
          <w:rFonts w:ascii="Trebuchet MS" w:hAnsi="Trebuchet MS"/>
          <w:color w:val="002060"/>
          <w:sz w:val="24"/>
          <w:szCs w:val="24"/>
        </w:rPr>
        <w:t xml:space="preserve">Development Type &amp; SUBOBJECTS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11"/>
      <w:r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5BA451A3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58AEA282" w14:textId="77777777" w:rsidR="00B70E92" w:rsidRPr="005A1B8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Objects – WFRICE</w:t>
            </w:r>
          </w:p>
        </w:tc>
        <w:tc>
          <w:tcPr>
            <w:tcW w:w="3260" w:type="dxa"/>
          </w:tcPr>
          <w:p w14:paraId="3E9D4565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Main object/Sub objects</w:t>
            </w:r>
          </w:p>
        </w:tc>
        <w:tc>
          <w:tcPr>
            <w:tcW w:w="3260" w:type="dxa"/>
            <w:vAlign w:val="center"/>
          </w:tcPr>
          <w:p w14:paraId="327C0A4F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Sequence</w:t>
            </w:r>
          </w:p>
        </w:tc>
      </w:tr>
      <w:tr w:rsidR="00B70E92" w:rsidRPr="005A1B88" w14:paraId="45671EEF" w14:textId="77777777" w:rsidTr="0095521E">
        <w:tc>
          <w:tcPr>
            <w:tcW w:w="2759" w:type="dxa"/>
          </w:tcPr>
          <w:p w14:paraId="49DCCB5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Enhancement</w:t>
            </w:r>
          </w:p>
        </w:tc>
        <w:tc>
          <w:tcPr>
            <w:tcW w:w="3260" w:type="dxa"/>
          </w:tcPr>
          <w:p w14:paraId="3672468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08E5D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9A657A3" w14:textId="77777777" w:rsidTr="0095521E">
        <w:tc>
          <w:tcPr>
            <w:tcW w:w="2759" w:type="dxa"/>
          </w:tcPr>
          <w:p w14:paraId="201A93E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6A835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E276DA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D7CFC6D" w14:textId="77777777" w:rsidR="00B70E92" w:rsidRPr="005A1B88" w:rsidRDefault="00B70E92" w:rsidP="00B70E92">
      <w:pPr>
        <w:ind w:left="720"/>
        <w:rPr>
          <w:rFonts w:ascii="Trebuchet MS" w:hAnsi="Trebuchet MS"/>
          <w:color w:val="002060"/>
        </w:rPr>
      </w:pPr>
    </w:p>
    <w:p w14:paraId="3EECD74F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2" w:name="_Toc206596805"/>
      <w:r w:rsidRPr="005A1B88">
        <w:rPr>
          <w:rFonts w:ascii="Trebuchet MS" w:hAnsi="Trebuchet MS"/>
          <w:color w:val="002060"/>
          <w:sz w:val="24"/>
          <w:szCs w:val="24"/>
        </w:rPr>
        <w:t>Relevant Transaction Codes (Mandatory)</w:t>
      </w:r>
      <w:bookmarkEnd w:id="12"/>
    </w:p>
    <w:p w14:paraId="1F0CD954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0985CC43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4AFA2702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on No</w:t>
            </w:r>
          </w:p>
        </w:tc>
        <w:tc>
          <w:tcPr>
            <w:tcW w:w="3260" w:type="dxa"/>
          </w:tcPr>
          <w:p w14:paraId="79B75A1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Transaction Code (Relevant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to this development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3260" w:type="dxa"/>
            <w:vAlign w:val="center"/>
          </w:tcPr>
          <w:p w14:paraId="0A08AA9C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</w:tr>
      <w:tr w:rsidR="00B70E92" w:rsidRPr="005A1B88" w14:paraId="3C9540E3" w14:textId="77777777" w:rsidTr="0095521E">
        <w:tc>
          <w:tcPr>
            <w:tcW w:w="2759" w:type="dxa"/>
          </w:tcPr>
          <w:p w14:paraId="6CF9D28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.0</w:t>
            </w:r>
          </w:p>
        </w:tc>
        <w:tc>
          <w:tcPr>
            <w:tcW w:w="3260" w:type="dxa"/>
          </w:tcPr>
          <w:p w14:paraId="470F2524" w14:textId="77777777" w:rsidR="00B70E92" w:rsidRPr="007E4E89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ZSD_PRINT</w:t>
            </w:r>
          </w:p>
        </w:tc>
        <w:tc>
          <w:tcPr>
            <w:tcW w:w="3260" w:type="dxa"/>
          </w:tcPr>
          <w:p w14:paraId="2B10BFA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D9C47FE" w14:textId="77777777" w:rsidTr="0095521E">
        <w:tc>
          <w:tcPr>
            <w:tcW w:w="2759" w:type="dxa"/>
          </w:tcPr>
          <w:p w14:paraId="44E7086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E3B0DC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A8C260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F82A681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223A646D" w14:textId="77777777" w:rsidR="00B70E92" w:rsidRPr="00ED58C9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b/>
          <w:i/>
          <w:color w:val="002060"/>
          <w:sz w:val="20"/>
          <w:szCs w:val="20"/>
        </w:rPr>
      </w:pPr>
      <w:bookmarkStart w:id="13" w:name="_Toc206596806"/>
      <w:r w:rsidRPr="005A1B88">
        <w:rPr>
          <w:rFonts w:ascii="Trebuchet MS" w:hAnsi="Trebuchet MS"/>
          <w:color w:val="002060"/>
          <w:sz w:val="24"/>
          <w:szCs w:val="24"/>
        </w:rPr>
        <w:t xml:space="preserve">Selection Parameters </w:t>
      </w:r>
      <w:r>
        <w:rPr>
          <w:rFonts w:ascii="Trebuchet MS" w:hAnsi="Trebuchet MS"/>
          <w:color w:val="002060"/>
          <w:sz w:val="24"/>
          <w:szCs w:val="24"/>
        </w:rPr>
        <w:t xml:space="preserve">(Mandatory) – </w:t>
      </w:r>
      <w:r w:rsidRPr="00ED58C9">
        <w:rPr>
          <w:rFonts w:ascii="Trebuchet MS" w:hAnsi="Trebuchet MS"/>
          <w:b/>
          <w:i/>
          <w:color w:val="002060"/>
          <w:sz w:val="20"/>
          <w:szCs w:val="20"/>
        </w:rPr>
        <w:t>Selection screen’s to be as per SAP standard screen</w:t>
      </w:r>
      <w:bookmarkEnd w:id="13"/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0"/>
        <w:gridCol w:w="1074"/>
        <w:gridCol w:w="909"/>
        <w:gridCol w:w="1412"/>
        <w:gridCol w:w="1457"/>
        <w:gridCol w:w="1459"/>
        <w:gridCol w:w="2066"/>
      </w:tblGrid>
      <w:tr w:rsidR="00B70E92" w:rsidRPr="005A1B88" w14:paraId="3C9F6712" w14:textId="77777777" w:rsidTr="0095521E">
        <w:trPr>
          <w:trHeight w:val="432"/>
        </w:trPr>
        <w:tc>
          <w:tcPr>
            <w:tcW w:w="1010" w:type="dxa"/>
          </w:tcPr>
          <w:p w14:paraId="352B80F7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0FF55A0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74" w:type="dxa"/>
            <w:vAlign w:val="center"/>
          </w:tcPr>
          <w:p w14:paraId="3E84C96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909" w:type="dxa"/>
            <w:vAlign w:val="center"/>
          </w:tcPr>
          <w:p w14:paraId="072FF61A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412" w:type="dxa"/>
            <w:vAlign w:val="center"/>
          </w:tcPr>
          <w:p w14:paraId="5600E9F5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457" w:type="dxa"/>
            <w:vAlign w:val="center"/>
          </w:tcPr>
          <w:p w14:paraId="7C1C43C7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(M)andatory</w:t>
            </w:r>
          </w:p>
          <w:p w14:paraId="63611916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(O)ptional</w:t>
            </w:r>
          </w:p>
        </w:tc>
        <w:tc>
          <w:tcPr>
            <w:tcW w:w="1459" w:type="dxa"/>
            <w:vAlign w:val="center"/>
          </w:tcPr>
          <w:p w14:paraId="1F0C3B22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(P)arameter</w:t>
            </w:r>
          </w:p>
          <w:p w14:paraId="33454E89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(S)elect Option</w:t>
            </w:r>
          </w:p>
        </w:tc>
        <w:tc>
          <w:tcPr>
            <w:tcW w:w="2066" w:type="dxa"/>
          </w:tcPr>
          <w:p w14:paraId="04E2A6AE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06210A93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(M)ultiple/(S)ingle</w:t>
            </w:r>
          </w:p>
        </w:tc>
      </w:tr>
      <w:tr w:rsidR="00B70E92" w:rsidRPr="005A1B88" w14:paraId="7F351A6F" w14:textId="77777777" w:rsidTr="0095521E">
        <w:tc>
          <w:tcPr>
            <w:tcW w:w="1010" w:type="dxa"/>
          </w:tcPr>
          <w:p w14:paraId="4A41E3D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5CCDD7A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 excel sheet attached</w:t>
            </w:r>
          </w:p>
        </w:tc>
        <w:tc>
          <w:tcPr>
            <w:tcW w:w="909" w:type="dxa"/>
            <w:vAlign w:val="center"/>
          </w:tcPr>
          <w:p w14:paraId="5FD76F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6E013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3D5BB89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02C4FF3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5A80186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17D4AC1" w14:textId="77777777" w:rsidTr="0095521E">
        <w:tc>
          <w:tcPr>
            <w:tcW w:w="1010" w:type="dxa"/>
          </w:tcPr>
          <w:p w14:paraId="3343FE3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</w:tcPr>
          <w:p w14:paraId="527BB754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</w:tcPr>
          <w:p w14:paraId="6F34F252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5D4127B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279CFE3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4CD1EF1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CCEB83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572C42F4" w14:textId="77777777" w:rsidTr="0095521E">
        <w:tc>
          <w:tcPr>
            <w:tcW w:w="1010" w:type="dxa"/>
          </w:tcPr>
          <w:p w14:paraId="0EA999D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1B80A5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315ECC0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1CC53D4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5CB6F8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78827F7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161920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2376D744" w14:textId="77777777" w:rsidTr="0095521E">
        <w:tc>
          <w:tcPr>
            <w:tcW w:w="1010" w:type="dxa"/>
          </w:tcPr>
          <w:p w14:paraId="581162C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074" w:type="dxa"/>
            <w:vAlign w:val="center"/>
          </w:tcPr>
          <w:p w14:paraId="2E06775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491CBCF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E8A155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2617A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30AA4C0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03384B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212D186F" w14:textId="77777777" w:rsidR="00B70E92" w:rsidRPr="005A1B88" w:rsidRDefault="00B70E92" w:rsidP="00B70E92">
      <w:pPr>
        <w:ind w:left="792"/>
        <w:rPr>
          <w:rFonts w:ascii="Trebuchet MS" w:hAnsi="Trebuchet MS" w:cs="Arial"/>
          <w:b/>
          <w:sz w:val="20"/>
          <w:szCs w:val="20"/>
        </w:rPr>
      </w:pPr>
    </w:p>
    <w:p w14:paraId="5A0F0DCC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4" w:name="_Toc206596807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Selection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4"/>
    </w:p>
    <w:p w14:paraId="0E914326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4"/>
        <w:gridCol w:w="1832"/>
        <w:gridCol w:w="1866"/>
        <w:gridCol w:w="1423"/>
        <w:gridCol w:w="1457"/>
        <w:gridCol w:w="1695"/>
      </w:tblGrid>
      <w:tr w:rsidR="00B70E92" w:rsidRPr="00446538" w14:paraId="26706B24" w14:textId="77777777" w:rsidTr="00AB6542">
        <w:trPr>
          <w:trHeight w:val="432"/>
        </w:trPr>
        <w:tc>
          <w:tcPr>
            <w:tcW w:w="1114" w:type="dxa"/>
          </w:tcPr>
          <w:p w14:paraId="75C9BBD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737A89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832" w:type="dxa"/>
            <w:vAlign w:val="center"/>
          </w:tcPr>
          <w:p w14:paraId="0D4C0E1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Field Name 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 from above Selection Parameter)</w:t>
            </w:r>
          </w:p>
        </w:tc>
        <w:tc>
          <w:tcPr>
            <w:tcW w:w="1866" w:type="dxa"/>
            <w:vAlign w:val="center"/>
          </w:tcPr>
          <w:p w14:paraId="39C447C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423" w:type="dxa"/>
            <w:vAlign w:val="center"/>
          </w:tcPr>
          <w:p w14:paraId="3A02F14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Activity</w:t>
            </w:r>
          </w:p>
          <w:p w14:paraId="1DEE923A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646C6A59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2E38C9C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53A18AEB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06 – Delete </w:t>
            </w:r>
          </w:p>
        </w:tc>
        <w:tc>
          <w:tcPr>
            <w:tcW w:w="1457" w:type="dxa"/>
            <w:vAlign w:val="center"/>
          </w:tcPr>
          <w:p w14:paraId="775B38F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(M)andatory</w:t>
            </w:r>
          </w:p>
          <w:p w14:paraId="01A5C65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(O)ptional</w:t>
            </w:r>
          </w:p>
        </w:tc>
        <w:tc>
          <w:tcPr>
            <w:tcW w:w="1695" w:type="dxa"/>
            <w:vAlign w:val="center"/>
          </w:tcPr>
          <w:p w14:paraId="4FB679E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56ED10E3" w14:textId="77777777" w:rsidTr="00AB6542">
        <w:tc>
          <w:tcPr>
            <w:tcW w:w="1114" w:type="dxa"/>
          </w:tcPr>
          <w:p w14:paraId="41CB148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832" w:type="dxa"/>
            <w:vAlign w:val="center"/>
          </w:tcPr>
          <w:p w14:paraId="26E0423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0458D50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5EF23FD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0E881F6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172A904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09A8808D" w14:textId="77777777" w:rsidTr="00AB6542">
        <w:tc>
          <w:tcPr>
            <w:tcW w:w="1114" w:type="dxa"/>
          </w:tcPr>
          <w:p w14:paraId="5FADB74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65DA87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7215A0F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42CE2B7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A65F2A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341AF7F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3B9E7334" w14:textId="77777777" w:rsidTr="00AB6542">
        <w:tc>
          <w:tcPr>
            <w:tcW w:w="1114" w:type="dxa"/>
          </w:tcPr>
          <w:p w14:paraId="20585A5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788DBEF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70E53A3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24F73A4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3B84929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67F84C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696211DE" w14:textId="77777777" w:rsidTr="00AB6542">
        <w:tc>
          <w:tcPr>
            <w:tcW w:w="1114" w:type="dxa"/>
          </w:tcPr>
          <w:p w14:paraId="48B6568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16223B3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3A4622A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2FABC4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6BAC69F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50690E9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3C60C2BC" w14:textId="77777777" w:rsidTr="00AB6542">
        <w:tc>
          <w:tcPr>
            <w:tcW w:w="1114" w:type="dxa"/>
          </w:tcPr>
          <w:p w14:paraId="72546F6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C41AE2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  <w:p w14:paraId="6EC23CB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2CA04E0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1CDE9E6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236F241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79C958C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71B6F5A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228BAD5C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638657D8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33E4E6DD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6F798D9D" w14:textId="77777777" w:rsidR="00B70E92" w:rsidRPr="005A1B88" w:rsidRDefault="00B70E92" w:rsidP="00B70E92">
      <w:pPr>
        <w:pStyle w:val="Heading1"/>
        <w:numPr>
          <w:ilvl w:val="1"/>
          <w:numId w:val="3"/>
        </w:numPr>
        <w:spacing w:before="0"/>
        <w:rPr>
          <w:rFonts w:ascii="Trebuchet MS" w:hAnsi="Trebuchet MS"/>
          <w:color w:val="002060"/>
          <w:sz w:val="24"/>
          <w:szCs w:val="24"/>
        </w:rPr>
      </w:pPr>
      <w:bookmarkStart w:id="15" w:name="_Toc206596808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Output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5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253ABE5E" w14:textId="77777777" w:rsidR="00B70E92" w:rsidRPr="005A1B88" w:rsidRDefault="00B70E92" w:rsidP="00B70E92">
      <w:pPr>
        <w:jc w:val="center"/>
        <w:rPr>
          <w:rFonts w:ascii="Trebuchet MS" w:hAnsi="Trebuchet MS" w:cs="Calibri"/>
          <w:b/>
          <w:color w:val="002060"/>
          <w:sz w:val="22"/>
          <w:szCs w:val="22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7"/>
        <w:gridCol w:w="1326"/>
        <w:gridCol w:w="1962"/>
        <w:gridCol w:w="1558"/>
        <w:gridCol w:w="1460"/>
        <w:gridCol w:w="1774"/>
      </w:tblGrid>
      <w:tr w:rsidR="00B70E92" w:rsidRPr="00446538" w14:paraId="7D582082" w14:textId="77777777" w:rsidTr="0095521E">
        <w:trPr>
          <w:trHeight w:val="432"/>
        </w:trPr>
        <w:tc>
          <w:tcPr>
            <w:tcW w:w="1307" w:type="dxa"/>
          </w:tcPr>
          <w:p w14:paraId="59A5D93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A8AEE3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326" w:type="dxa"/>
            <w:vAlign w:val="center"/>
          </w:tcPr>
          <w:p w14:paraId="4EE2A38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( from Output Screen )</w:t>
            </w:r>
          </w:p>
        </w:tc>
        <w:tc>
          <w:tcPr>
            <w:tcW w:w="1962" w:type="dxa"/>
            <w:vAlign w:val="center"/>
          </w:tcPr>
          <w:p w14:paraId="67A763A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558" w:type="dxa"/>
            <w:vAlign w:val="center"/>
          </w:tcPr>
          <w:p w14:paraId="1BA7DF8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Activity </w:t>
            </w:r>
          </w:p>
          <w:p w14:paraId="1238202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0E3662A5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57730BB0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73943E2B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06 - Delete</w:t>
            </w:r>
          </w:p>
        </w:tc>
        <w:tc>
          <w:tcPr>
            <w:tcW w:w="1460" w:type="dxa"/>
            <w:vAlign w:val="center"/>
          </w:tcPr>
          <w:p w14:paraId="1921F2A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(M)andatory</w:t>
            </w:r>
          </w:p>
          <w:p w14:paraId="4666D46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(O)ptional</w:t>
            </w:r>
          </w:p>
        </w:tc>
        <w:tc>
          <w:tcPr>
            <w:tcW w:w="1774" w:type="dxa"/>
            <w:vAlign w:val="center"/>
          </w:tcPr>
          <w:p w14:paraId="71EF1DD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4CB941DC" w14:textId="77777777" w:rsidTr="0095521E">
        <w:tc>
          <w:tcPr>
            <w:tcW w:w="1307" w:type="dxa"/>
          </w:tcPr>
          <w:p w14:paraId="38E41AF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326" w:type="dxa"/>
            <w:vAlign w:val="center"/>
          </w:tcPr>
          <w:p w14:paraId="21EBDD7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709CB0C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6363D6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29DF399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73B047A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12D6AFA7" w14:textId="77777777" w:rsidTr="0095521E">
        <w:tc>
          <w:tcPr>
            <w:tcW w:w="1307" w:type="dxa"/>
          </w:tcPr>
          <w:p w14:paraId="7A20625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4768D5F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1BE5D12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A94BBC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16F389A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17F4511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1CCA4C5" w14:textId="77777777" w:rsidTr="0095521E">
        <w:tc>
          <w:tcPr>
            <w:tcW w:w="1307" w:type="dxa"/>
          </w:tcPr>
          <w:p w14:paraId="511D4F2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6C72F29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10D29AF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A901AC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0560E3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71129AE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52D9FD4C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0FD71D76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4A91EAF8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6" w:name="_Toc206596809"/>
      <w:r w:rsidRPr="005A1B88">
        <w:rPr>
          <w:rFonts w:ascii="Trebuchet MS" w:hAnsi="Trebuchet MS"/>
          <w:color w:val="002060"/>
          <w:sz w:val="24"/>
          <w:szCs w:val="24"/>
        </w:rPr>
        <w:t>Standard Function Module / BAPI used (Object Name – Function Modules / BAPI)</w:t>
      </w:r>
      <w:bookmarkEnd w:id="16"/>
    </w:p>
    <w:p w14:paraId="5AF00149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1448"/>
        <w:gridCol w:w="1477"/>
        <w:gridCol w:w="1700"/>
        <w:gridCol w:w="2008"/>
        <w:gridCol w:w="1489"/>
      </w:tblGrid>
      <w:tr w:rsidR="00B70E92" w:rsidRPr="00446538" w14:paraId="6072D38A" w14:textId="77777777" w:rsidTr="0095521E">
        <w:trPr>
          <w:trHeight w:val="288"/>
        </w:trPr>
        <w:tc>
          <w:tcPr>
            <w:tcW w:w="1265" w:type="dxa"/>
          </w:tcPr>
          <w:p w14:paraId="446E3B8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48" w:type="dxa"/>
          </w:tcPr>
          <w:p w14:paraId="53EE034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14:paraId="6D01A4B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731826F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2008" w:type="dxa"/>
            <w:vAlign w:val="center"/>
          </w:tcPr>
          <w:p w14:paraId="009AC325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89" w:type="dxa"/>
          </w:tcPr>
          <w:p w14:paraId="4C3D22F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</w:tr>
      <w:tr w:rsidR="00B70E92" w:rsidRPr="00446538" w14:paraId="1D31DDAD" w14:textId="77777777" w:rsidTr="0095521E">
        <w:trPr>
          <w:trHeight w:val="288"/>
        </w:trPr>
        <w:tc>
          <w:tcPr>
            <w:tcW w:w="1265" w:type="dxa"/>
          </w:tcPr>
          <w:p w14:paraId="302A45D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448" w:type="dxa"/>
          </w:tcPr>
          <w:p w14:paraId="60C590A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477" w:type="dxa"/>
            <w:vAlign w:val="center"/>
          </w:tcPr>
          <w:p w14:paraId="164C6C0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00" w:type="dxa"/>
          </w:tcPr>
          <w:p w14:paraId="0CD93C5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2008" w:type="dxa"/>
            <w:vAlign w:val="center"/>
          </w:tcPr>
          <w:p w14:paraId="04EB6E8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489" w:type="dxa"/>
          </w:tcPr>
          <w:p w14:paraId="56FC03F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30EBB728" w14:textId="77777777" w:rsidTr="0095521E">
        <w:tc>
          <w:tcPr>
            <w:tcW w:w="1265" w:type="dxa"/>
          </w:tcPr>
          <w:p w14:paraId="1D11E46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448" w:type="dxa"/>
          </w:tcPr>
          <w:p w14:paraId="52732F5C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477" w:type="dxa"/>
          </w:tcPr>
          <w:p w14:paraId="27ECB94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00" w:type="dxa"/>
          </w:tcPr>
          <w:p w14:paraId="3F8BF4D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08" w:type="dxa"/>
          </w:tcPr>
          <w:p w14:paraId="773CAA1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89" w:type="dxa"/>
          </w:tcPr>
          <w:p w14:paraId="6D56AB0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DDE595D" w14:textId="77777777" w:rsidR="00B70E92" w:rsidRPr="005A1B88" w:rsidRDefault="00B70E92" w:rsidP="00B70E92">
      <w:pPr>
        <w:pStyle w:val="Heading1"/>
        <w:ind w:left="1004"/>
        <w:rPr>
          <w:rFonts w:ascii="Trebuchet MS" w:hAnsi="Trebuchet MS"/>
          <w:color w:val="002060"/>
          <w:sz w:val="24"/>
          <w:szCs w:val="24"/>
        </w:rPr>
      </w:pPr>
    </w:p>
    <w:p w14:paraId="36172AD7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7" w:name="_Toc206596810"/>
      <w:r w:rsidRPr="005A1B88">
        <w:rPr>
          <w:rFonts w:ascii="Trebuchet MS" w:hAnsi="Trebuchet MS"/>
          <w:color w:val="002060"/>
          <w:sz w:val="24"/>
          <w:szCs w:val="24"/>
        </w:rPr>
        <w:t>Enhancement details (Object - User-Exit / BADI / Routines / Substitution rules)</w:t>
      </w:r>
      <w:bookmarkEnd w:id="17"/>
    </w:p>
    <w:p w14:paraId="31D33CB8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6"/>
        <w:gridCol w:w="906"/>
        <w:gridCol w:w="1000"/>
        <w:gridCol w:w="1541"/>
        <w:gridCol w:w="1578"/>
        <w:gridCol w:w="1877"/>
        <w:gridCol w:w="1319"/>
      </w:tblGrid>
      <w:tr w:rsidR="00B70E92" w:rsidRPr="00446538" w14:paraId="0CCF8E1D" w14:textId="77777777" w:rsidTr="0095521E">
        <w:trPr>
          <w:trHeight w:val="288"/>
        </w:trPr>
        <w:tc>
          <w:tcPr>
            <w:tcW w:w="1172" w:type="dxa"/>
          </w:tcPr>
          <w:p w14:paraId="0FCD24A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845" w:type="dxa"/>
          </w:tcPr>
          <w:p w14:paraId="4C04E5C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03" w:type="dxa"/>
          </w:tcPr>
          <w:p w14:paraId="72EFD07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567" w:type="dxa"/>
            <w:vAlign w:val="center"/>
          </w:tcPr>
          <w:p w14:paraId="751D68E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585" w:type="dxa"/>
          </w:tcPr>
          <w:p w14:paraId="044D5F2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7470AF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884" w:type="dxa"/>
            <w:vAlign w:val="center"/>
          </w:tcPr>
          <w:p w14:paraId="6B7BA1D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331" w:type="dxa"/>
          </w:tcPr>
          <w:p w14:paraId="00FD346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257A8416" w14:textId="77777777" w:rsidTr="0095521E">
        <w:tc>
          <w:tcPr>
            <w:tcW w:w="1172" w:type="dxa"/>
          </w:tcPr>
          <w:p w14:paraId="118BA15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845" w:type="dxa"/>
          </w:tcPr>
          <w:p w14:paraId="34B94B6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03" w:type="dxa"/>
          </w:tcPr>
          <w:p w14:paraId="438F7B5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67" w:type="dxa"/>
          </w:tcPr>
          <w:p w14:paraId="727C6A0C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85" w:type="dxa"/>
          </w:tcPr>
          <w:p w14:paraId="29FD4CF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884" w:type="dxa"/>
          </w:tcPr>
          <w:p w14:paraId="757F5ED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31" w:type="dxa"/>
          </w:tcPr>
          <w:p w14:paraId="32669BF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682A17A8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1DA75CD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8" w:name="_Toc206596811"/>
      <w:r w:rsidRPr="005A1B88">
        <w:rPr>
          <w:rFonts w:ascii="Trebuchet MS" w:hAnsi="Trebuchet MS"/>
          <w:color w:val="002060"/>
          <w:sz w:val="24"/>
          <w:szCs w:val="24"/>
        </w:rPr>
        <w:t>Conversion details (Object Name – BDC / BAPI)</w:t>
      </w:r>
      <w:bookmarkEnd w:id="18"/>
    </w:p>
    <w:p w14:paraId="24E61749" w14:textId="77777777" w:rsidR="00B70E92" w:rsidRPr="00082BB9" w:rsidRDefault="00B70E92" w:rsidP="00B70E92">
      <w:pPr>
        <w:ind w:left="720"/>
        <w:rPr>
          <w:rFonts w:ascii="Trebuchet MS" w:hAnsi="Trebuchet MS"/>
          <w:color w:val="002060"/>
        </w:rPr>
      </w:pPr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>Note : Mandatory - Error log / Success log to be displayed at the end with Row &amp; column of the Excel sheet in an ALV report form</w:t>
      </w:r>
    </w:p>
    <w:p w14:paraId="2A180EE2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906"/>
        <w:gridCol w:w="1028"/>
        <w:gridCol w:w="968"/>
        <w:gridCol w:w="1724"/>
        <w:gridCol w:w="1667"/>
        <w:gridCol w:w="2076"/>
      </w:tblGrid>
      <w:tr w:rsidR="00B70E92" w:rsidRPr="00446538" w14:paraId="3DD94B20" w14:textId="77777777" w:rsidTr="0095521E">
        <w:trPr>
          <w:trHeight w:val="288"/>
        </w:trPr>
        <w:tc>
          <w:tcPr>
            <w:tcW w:w="1032" w:type="dxa"/>
          </w:tcPr>
          <w:p w14:paraId="77FFB2E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77EB6E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06" w:type="dxa"/>
          </w:tcPr>
          <w:p w14:paraId="433BD9A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A194FF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Object </w:t>
            </w:r>
          </w:p>
        </w:tc>
        <w:tc>
          <w:tcPr>
            <w:tcW w:w="1079" w:type="dxa"/>
          </w:tcPr>
          <w:p w14:paraId="681E1D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650901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040" w:type="dxa"/>
            <w:vAlign w:val="center"/>
          </w:tcPr>
          <w:p w14:paraId="3BB4D46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820" w:type="dxa"/>
          </w:tcPr>
          <w:p w14:paraId="2344DAD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434" w:type="dxa"/>
            <w:vAlign w:val="center"/>
          </w:tcPr>
          <w:p w14:paraId="238C54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2076" w:type="dxa"/>
          </w:tcPr>
          <w:p w14:paraId="598450A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416E84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Recording/Variant to test</w:t>
            </w:r>
          </w:p>
        </w:tc>
      </w:tr>
      <w:tr w:rsidR="00B70E92" w:rsidRPr="005A1B88" w14:paraId="5363EF3A" w14:textId="77777777" w:rsidTr="0095521E">
        <w:tc>
          <w:tcPr>
            <w:tcW w:w="1032" w:type="dxa"/>
          </w:tcPr>
          <w:p w14:paraId="5423DCF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06" w:type="dxa"/>
          </w:tcPr>
          <w:p w14:paraId="7EE107D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79" w:type="dxa"/>
          </w:tcPr>
          <w:p w14:paraId="19F66C3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40" w:type="dxa"/>
          </w:tcPr>
          <w:p w14:paraId="1DA355B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820" w:type="dxa"/>
          </w:tcPr>
          <w:p w14:paraId="1E1C73D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34" w:type="dxa"/>
          </w:tcPr>
          <w:p w14:paraId="4494226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76" w:type="dxa"/>
          </w:tcPr>
          <w:p w14:paraId="01F948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2A9578A1" w14:textId="77777777" w:rsidTr="0095521E">
        <w:tc>
          <w:tcPr>
            <w:tcW w:w="1032" w:type="dxa"/>
          </w:tcPr>
          <w:p w14:paraId="3BDD5A6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06" w:type="dxa"/>
          </w:tcPr>
          <w:p w14:paraId="35E1826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79" w:type="dxa"/>
          </w:tcPr>
          <w:p w14:paraId="2754554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40" w:type="dxa"/>
          </w:tcPr>
          <w:p w14:paraId="69575C0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820" w:type="dxa"/>
          </w:tcPr>
          <w:p w14:paraId="57735CD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34" w:type="dxa"/>
          </w:tcPr>
          <w:p w14:paraId="7FBCFF6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109E790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43417ABA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420DFAED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2D60294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9" w:name="_Toc206596812"/>
      <w:r w:rsidRPr="005A1B88">
        <w:rPr>
          <w:rFonts w:ascii="Trebuchet MS" w:hAnsi="Trebuchet MS"/>
          <w:color w:val="002060"/>
          <w:sz w:val="24"/>
          <w:szCs w:val="24"/>
        </w:rPr>
        <w:t>Interface details (Object - RFC / WEBSERVICE – SOAP / REST API)</w:t>
      </w:r>
      <w:bookmarkEnd w:id="19"/>
    </w:p>
    <w:p w14:paraId="5D1C075E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3"/>
        <w:gridCol w:w="1227"/>
        <w:gridCol w:w="1157"/>
        <w:gridCol w:w="1216"/>
        <w:gridCol w:w="1722"/>
        <w:gridCol w:w="1667"/>
        <w:gridCol w:w="1255"/>
      </w:tblGrid>
      <w:tr w:rsidR="00B70E92" w:rsidRPr="00446538" w14:paraId="2761B273" w14:textId="77777777" w:rsidTr="0095521E">
        <w:trPr>
          <w:trHeight w:val="288"/>
        </w:trPr>
        <w:tc>
          <w:tcPr>
            <w:tcW w:w="1157" w:type="dxa"/>
          </w:tcPr>
          <w:p w14:paraId="1753900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BC9C9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55" w:type="dxa"/>
          </w:tcPr>
          <w:p w14:paraId="073A21C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C2F53A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179" w:type="dxa"/>
          </w:tcPr>
          <w:p w14:paraId="1EA9A8A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DB8E1B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253" w:type="dxa"/>
            <w:vAlign w:val="center"/>
          </w:tcPr>
          <w:p w14:paraId="68B826C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42" w:type="dxa"/>
          </w:tcPr>
          <w:p w14:paraId="7BB3D54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521" w:type="dxa"/>
            <w:vAlign w:val="center"/>
          </w:tcPr>
          <w:p w14:paraId="3D0A588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280" w:type="dxa"/>
          </w:tcPr>
          <w:p w14:paraId="50F38C4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A58AFE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4AB927F9" w14:textId="77777777" w:rsidTr="0095521E">
        <w:tc>
          <w:tcPr>
            <w:tcW w:w="1157" w:type="dxa"/>
          </w:tcPr>
          <w:p w14:paraId="6A07A4B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55" w:type="dxa"/>
          </w:tcPr>
          <w:p w14:paraId="4246F08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179" w:type="dxa"/>
          </w:tcPr>
          <w:p w14:paraId="3685272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253" w:type="dxa"/>
          </w:tcPr>
          <w:p w14:paraId="2D3CF0E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2" w:type="dxa"/>
          </w:tcPr>
          <w:p w14:paraId="15F24B3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521" w:type="dxa"/>
          </w:tcPr>
          <w:p w14:paraId="0B3C8E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280" w:type="dxa"/>
          </w:tcPr>
          <w:p w14:paraId="2D41A73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76D09DC3" w14:textId="77777777" w:rsidTr="0095521E">
        <w:tc>
          <w:tcPr>
            <w:tcW w:w="1157" w:type="dxa"/>
          </w:tcPr>
          <w:p w14:paraId="3C3F555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14:paraId="64BAF62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179" w:type="dxa"/>
          </w:tcPr>
          <w:p w14:paraId="73820B6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3" w:type="dxa"/>
          </w:tcPr>
          <w:p w14:paraId="5EFD964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742" w:type="dxa"/>
          </w:tcPr>
          <w:p w14:paraId="417B5D3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34B2DF2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80" w:type="dxa"/>
          </w:tcPr>
          <w:p w14:paraId="4D2746B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3C414663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2F362A3E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0" w:name="_Toc206596813"/>
      <w:r>
        <w:rPr>
          <w:rFonts w:ascii="Trebuchet MS" w:hAnsi="Trebuchet MS"/>
          <w:color w:val="002060"/>
          <w:sz w:val="24"/>
          <w:szCs w:val="24"/>
        </w:rPr>
        <w:t xml:space="preserve">Forms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(Object - </w:t>
      </w:r>
      <w:r>
        <w:rPr>
          <w:rFonts w:ascii="Trebuchet MS" w:hAnsi="Trebuchet MS"/>
          <w:color w:val="002060"/>
          <w:sz w:val="24"/>
          <w:szCs w:val="24"/>
        </w:rPr>
        <w:t>Smartforms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/ </w:t>
      </w:r>
      <w:r>
        <w:rPr>
          <w:rFonts w:ascii="Trebuchet MS" w:hAnsi="Trebuchet MS"/>
          <w:color w:val="002060"/>
          <w:sz w:val="24"/>
          <w:szCs w:val="24"/>
        </w:rPr>
        <w:t>Script</w:t>
      </w:r>
      <w:r w:rsidRPr="005A1B88">
        <w:rPr>
          <w:rFonts w:ascii="Trebuchet MS" w:hAnsi="Trebuchet MS"/>
          <w:color w:val="002060"/>
          <w:sz w:val="24"/>
          <w:szCs w:val="24"/>
        </w:rPr>
        <w:t>)</w:t>
      </w:r>
      <w:bookmarkEnd w:id="20"/>
    </w:p>
    <w:p w14:paraId="4BFF640A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42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282"/>
        <w:gridCol w:w="1200"/>
        <w:gridCol w:w="1375"/>
        <w:gridCol w:w="2410"/>
        <w:gridCol w:w="1984"/>
      </w:tblGrid>
      <w:tr w:rsidR="00B70E92" w:rsidRPr="00446538" w14:paraId="67D530AE" w14:textId="77777777" w:rsidTr="0095521E">
        <w:trPr>
          <w:trHeight w:val="288"/>
        </w:trPr>
        <w:tc>
          <w:tcPr>
            <w:tcW w:w="1170" w:type="dxa"/>
          </w:tcPr>
          <w:p w14:paraId="1FADB37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5CAC24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82" w:type="dxa"/>
          </w:tcPr>
          <w:p w14:paraId="2E8C2D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2AC372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200" w:type="dxa"/>
          </w:tcPr>
          <w:p w14:paraId="33CDEB0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DBD528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375" w:type="dxa"/>
            <w:vAlign w:val="center"/>
          </w:tcPr>
          <w:p w14:paraId="6314556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Printer details</w:t>
            </w:r>
          </w:p>
        </w:tc>
        <w:tc>
          <w:tcPr>
            <w:tcW w:w="2410" w:type="dxa"/>
          </w:tcPr>
          <w:p w14:paraId="1E1DC94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Background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to send on mail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77BEA53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Output device</w:t>
            </w:r>
          </w:p>
        </w:tc>
      </w:tr>
      <w:tr w:rsidR="00B70E92" w:rsidRPr="005A1B88" w14:paraId="2F58CED2" w14:textId="77777777" w:rsidTr="0095521E">
        <w:tc>
          <w:tcPr>
            <w:tcW w:w="1170" w:type="dxa"/>
          </w:tcPr>
          <w:p w14:paraId="78B96D3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82" w:type="dxa"/>
          </w:tcPr>
          <w:p w14:paraId="7CA07175" w14:textId="5790ACA6" w:rsidR="00B70E92" w:rsidRPr="005A1B88" w:rsidRDefault="001236CE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SD01E</w:t>
            </w:r>
          </w:p>
        </w:tc>
        <w:tc>
          <w:tcPr>
            <w:tcW w:w="1200" w:type="dxa"/>
          </w:tcPr>
          <w:p w14:paraId="322D8D9D" w14:textId="392AC151" w:rsidR="00B70E92" w:rsidRPr="005A1B88" w:rsidRDefault="001236CE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Sales Deed</w:t>
            </w:r>
          </w:p>
        </w:tc>
        <w:tc>
          <w:tcPr>
            <w:tcW w:w="1375" w:type="dxa"/>
          </w:tcPr>
          <w:p w14:paraId="189EA07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7EECA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84A242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SAP</w:t>
            </w:r>
          </w:p>
        </w:tc>
      </w:tr>
      <w:tr w:rsidR="00B70E92" w:rsidRPr="005A1B88" w14:paraId="08FA5EF0" w14:textId="77777777" w:rsidTr="0095521E">
        <w:tc>
          <w:tcPr>
            <w:tcW w:w="1170" w:type="dxa"/>
          </w:tcPr>
          <w:p w14:paraId="7D03170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82" w:type="dxa"/>
          </w:tcPr>
          <w:p w14:paraId="7A97E92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00" w:type="dxa"/>
          </w:tcPr>
          <w:p w14:paraId="30D81CD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375" w:type="dxa"/>
          </w:tcPr>
          <w:p w14:paraId="6DD81DD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FD3C2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BF9CB5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818D59D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BC792E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1" w:name="_Toc206596814"/>
      <w:r w:rsidRPr="005A1B88">
        <w:rPr>
          <w:rFonts w:ascii="Trebuchet MS" w:hAnsi="Trebuchet MS"/>
          <w:color w:val="002060"/>
          <w:sz w:val="24"/>
          <w:szCs w:val="24"/>
        </w:rPr>
        <w:t>Email details (Object – Email / SMS)</w:t>
      </w:r>
      <w:bookmarkEnd w:id="21"/>
    </w:p>
    <w:p w14:paraId="725B3122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969"/>
        <w:gridCol w:w="1062"/>
        <w:gridCol w:w="1699"/>
        <w:gridCol w:w="1743"/>
        <w:gridCol w:w="1498"/>
        <w:gridCol w:w="1354"/>
      </w:tblGrid>
      <w:tr w:rsidR="00B70E92" w:rsidRPr="00446538" w14:paraId="6ED41F81" w14:textId="77777777" w:rsidTr="0095521E">
        <w:trPr>
          <w:trHeight w:val="211"/>
        </w:trPr>
        <w:tc>
          <w:tcPr>
            <w:tcW w:w="1062" w:type="dxa"/>
          </w:tcPr>
          <w:p w14:paraId="2F78CC4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84295F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69" w:type="dxa"/>
          </w:tcPr>
          <w:p w14:paraId="3D80F9F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801E6D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62" w:type="dxa"/>
          </w:tcPr>
          <w:p w14:paraId="1C00F6A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C045CB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699" w:type="dxa"/>
            <w:vAlign w:val="center"/>
          </w:tcPr>
          <w:p w14:paraId="7E6664D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ackground)</w:t>
            </w:r>
          </w:p>
        </w:tc>
        <w:tc>
          <w:tcPr>
            <w:tcW w:w="1743" w:type="dxa"/>
          </w:tcPr>
          <w:p w14:paraId="3938B16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EFB8A8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Targeted Single/Multiple</w:t>
            </w:r>
          </w:p>
        </w:tc>
        <w:tc>
          <w:tcPr>
            <w:tcW w:w="1498" w:type="dxa"/>
            <w:vAlign w:val="center"/>
          </w:tcPr>
          <w:p w14:paraId="22FE0E0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Content of the mail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. Maintain the same in below box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354" w:type="dxa"/>
          </w:tcPr>
          <w:p w14:paraId="076DB44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6A90FE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Mail ID’s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/Mobile No.</w:t>
            </w:r>
          </w:p>
        </w:tc>
      </w:tr>
      <w:tr w:rsidR="00B70E92" w:rsidRPr="005A1B88" w14:paraId="7914796F" w14:textId="77777777" w:rsidTr="0095521E">
        <w:tc>
          <w:tcPr>
            <w:tcW w:w="1062" w:type="dxa"/>
          </w:tcPr>
          <w:p w14:paraId="5AC98B1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69" w:type="dxa"/>
          </w:tcPr>
          <w:p w14:paraId="00EA4C6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2" w:type="dxa"/>
          </w:tcPr>
          <w:p w14:paraId="3780AFE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699" w:type="dxa"/>
          </w:tcPr>
          <w:p w14:paraId="5EE81CA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3" w:type="dxa"/>
          </w:tcPr>
          <w:p w14:paraId="099F6C9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98" w:type="dxa"/>
          </w:tcPr>
          <w:p w14:paraId="44167CE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54" w:type="dxa"/>
          </w:tcPr>
          <w:p w14:paraId="2DC1A64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21838565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3F30F733" w14:textId="77777777" w:rsidTr="0095521E">
        <w:tc>
          <w:tcPr>
            <w:tcW w:w="9355" w:type="dxa"/>
          </w:tcPr>
          <w:p w14:paraId="4DA1471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Email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12EB3F33" w14:textId="77777777" w:rsidTr="0095521E">
        <w:tc>
          <w:tcPr>
            <w:tcW w:w="9355" w:type="dxa"/>
          </w:tcPr>
          <w:p w14:paraId="5488420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0A5B0DD2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22DF8FE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18B621F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E418D3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3D46A2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6FA1458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65E44916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5C0B611A" w14:textId="77777777" w:rsidTr="0095521E">
        <w:tc>
          <w:tcPr>
            <w:tcW w:w="9355" w:type="dxa"/>
          </w:tcPr>
          <w:p w14:paraId="01D4CEBA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SMS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75121556" w14:textId="77777777" w:rsidTr="0095521E">
        <w:tc>
          <w:tcPr>
            <w:tcW w:w="9355" w:type="dxa"/>
          </w:tcPr>
          <w:p w14:paraId="3B9910BE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A2421E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734EBA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440B4E4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61685F2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C172A37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FBB720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51C9772E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38EE1221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203A3D7A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2" w:name="_Toc206596815"/>
      <w:r w:rsidRPr="005A1B88">
        <w:rPr>
          <w:rFonts w:ascii="Trebuchet MS" w:hAnsi="Trebuchet MS"/>
          <w:color w:val="002060"/>
          <w:sz w:val="24"/>
          <w:szCs w:val="24"/>
        </w:rPr>
        <w:t>Message class</w:t>
      </w:r>
      <w:r>
        <w:rPr>
          <w:rFonts w:ascii="Trebuchet MS" w:hAnsi="Trebuchet MS"/>
          <w:color w:val="002060"/>
          <w:sz w:val="24"/>
          <w:szCs w:val="24"/>
        </w:rPr>
        <w:t xml:space="preserve"> (Mandatory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for </w:t>
      </w:r>
      <w:r>
        <w:rPr>
          <w:rFonts w:ascii="Trebuchet MS" w:hAnsi="Trebuchet MS"/>
          <w:color w:val="002060"/>
          <w:sz w:val="24"/>
          <w:szCs w:val="24"/>
        </w:rPr>
        <w:t xml:space="preserve">all </w:t>
      </w:r>
      <w:r w:rsidRPr="005A1B88">
        <w:rPr>
          <w:rFonts w:ascii="Trebuchet MS" w:hAnsi="Trebuchet MS"/>
          <w:color w:val="002060"/>
          <w:sz w:val="24"/>
          <w:szCs w:val="24"/>
        </w:rPr>
        <w:t>Smart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forms/Reports/Interface/Module pool/BDC/BAPI/Enhancements/Web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Dynpro)</w:t>
      </w:r>
      <w:bookmarkEnd w:id="22"/>
    </w:p>
    <w:p w14:paraId="755541B7" w14:textId="77777777" w:rsidR="00B70E92" w:rsidRPr="00ED58C9" w:rsidRDefault="00B70E92" w:rsidP="00B70E92">
      <w:pPr>
        <w:ind w:left="720" w:firstLine="89"/>
        <w:jc w:val="both"/>
        <w:rPr>
          <w:rFonts w:ascii="Trebuchet MS" w:hAnsi="Trebuchet MS"/>
          <w:i/>
          <w:color w:val="002060"/>
          <w:sz w:val="20"/>
          <w:szCs w:val="20"/>
        </w:rPr>
      </w:pPr>
    </w:p>
    <w:tbl>
      <w:tblPr>
        <w:tblW w:w="9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050"/>
        <w:gridCol w:w="1976"/>
        <w:gridCol w:w="3675"/>
        <w:gridCol w:w="1050"/>
        <w:gridCol w:w="1050"/>
      </w:tblGrid>
      <w:tr w:rsidR="00B70E92" w:rsidRPr="00446538" w14:paraId="035C5AE9" w14:textId="77777777" w:rsidTr="00865D2E">
        <w:trPr>
          <w:trHeight w:val="288"/>
        </w:trPr>
        <w:tc>
          <w:tcPr>
            <w:tcW w:w="988" w:type="dxa"/>
          </w:tcPr>
          <w:p w14:paraId="62C705D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50" w:type="dxa"/>
          </w:tcPr>
          <w:p w14:paraId="0838B6D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Class</w:t>
            </w:r>
          </w:p>
        </w:tc>
        <w:tc>
          <w:tcPr>
            <w:tcW w:w="1976" w:type="dxa"/>
            <w:vAlign w:val="center"/>
          </w:tcPr>
          <w:p w14:paraId="02CB41D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Standard/Custom</w:t>
            </w:r>
          </w:p>
        </w:tc>
        <w:tc>
          <w:tcPr>
            <w:tcW w:w="3675" w:type="dxa"/>
          </w:tcPr>
          <w:p w14:paraId="4AAA29A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Type – (E)rror /(I)nformation/(S)ucess/(W)arning</w:t>
            </w:r>
          </w:p>
        </w:tc>
        <w:tc>
          <w:tcPr>
            <w:tcW w:w="1050" w:type="dxa"/>
            <w:vAlign w:val="center"/>
          </w:tcPr>
          <w:p w14:paraId="7D0DB7C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ID Number</w:t>
            </w:r>
          </w:p>
        </w:tc>
        <w:tc>
          <w:tcPr>
            <w:tcW w:w="1050" w:type="dxa"/>
          </w:tcPr>
          <w:p w14:paraId="124F32C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</w:t>
            </w:r>
          </w:p>
        </w:tc>
      </w:tr>
      <w:tr w:rsidR="00B70E92" w:rsidRPr="005A1B88" w14:paraId="497F2C5E" w14:textId="77777777" w:rsidTr="00865D2E">
        <w:tc>
          <w:tcPr>
            <w:tcW w:w="988" w:type="dxa"/>
          </w:tcPr>
          <w:p w14:paraId="091842D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050" w:type="dxa"/>
          </w:tcPr>
          <w:p w14:paraId="02C9BDD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976" w:type="dxa"/>
          </w:tcPr>
          <w:p w14:paraId="1084219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675" w:type="dxa"/>
          </w:tcPr>
          <w:p w14:paraId="3808905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3B955FB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6C851B8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2ED5EFE3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606093DB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3" w:name="_Toc206596816"/>
      <w:r w:rsidRPr="005A1B88">
        <w:rPr>
          <w:rFonts w:ascii="Trebuchet MS" w:hAnsi="Trebuchet MS"/>
          <w:color w:val="002060"/>
          <w:sz w:val="24"/>
          <w:szCs w:val="24"/>
        </w:rPr>
        <w:t>Constant Values</w:t>
      </w:r>
      <w:bookmarkEnd w:id="23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741521D4" w14:textId="77777777" w:rsidR="00B70E92" w:rsidRDefault="00B70E92" w:rsidP="00B70E92">
      <w:pPr>
        <w:jc w:val="center"/>
        <w:rPr>
          <w:rFonts w:ascii="Trebuchet MS" w:hAnsi="Trebuchet MS"/>
          <w:color w:val="002060"/>
          <w:sz w:val="20"/>
          <w:szCs w:val="20"/>
        </w:rPr>
      </w:pPr>
    </w:p>
    <w:tbl>
      <w:tblPr>
        <w:tblW w:w="93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61"/>
        <w:gridCol w:w="1308"/>
        <w:gridCol w:w="2051"/>
        <w:gridCol w:w="1066"/>
        <w:gridCol w:w="960"/>
      </w:tblGrid>
      <w:tr w:rsidR="00B70E92" w:rsidRPr="00446538" w14:paraId="72693642" w14:textId="77777777" w:rsidTr="00865D2E">
        <w:trPr>
          <w:trHeight w:val="288"/>
        </w:trPr>
        <w:tc>
          <w:tcPr>
            <w:tcW w:w="841" w:type="dxa"/>
          </w:tcPr>
          <w:p w14:paraId="69BFCA15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DB8826F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Client</w:t>
            </w:r>
          </w:p>
        </w:tc>
        <w:tc>
          <w:tcPr>
            <w:tcW w:w="3161" w:type="dxa"/>
          </w:tcPr>
          <w:p w14:paraId="2A70D15D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51CAC22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Program</w:t>
            </w:r>
          </w:p>
        </w:tc>
        <w:tc>
          <w:tcPr>
            <w:tcW w:w="1308" w:type="dxa"/>
          </w:tcPr>
          <w:p w14:paraId="78047BE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Variable Name</w:t>
            </w:r>
          </w:p>
        </w:tc>
        <w:tc>
          <w:tcPr>
            <w:tcW w:w="2051" w:type="dxa"/>
            <w:vAlign w:val="center"/>
          </w:tcPr>
          <w:p w14:paraId="5F1227CE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Selection type </w:t>
            </w:r>
          </w:p>
          <w:p w14:paraId="568DF069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 – Parameter</w:t>
            </w:r>
          </w:p>
          <w:p w14:paraId="1E4CDF89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 – Selection</w:t>
            </w:r>
          </w:p>
          <w:p w14:paraId="06285A1F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Blank - for any other</w:t>
            </w:r>
          </w:p>
        </w:tc>
        <w:tc>
          <w:tcPr>
            <w:tcW w:w="1066" w:type="dxa"/>
          </w:tcPr>
          <w:p w14:paraId="55161873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Index Number</w:t>
            </w:r>
          </w:p>
        </w:tc>
        <w:tc>
          <w:tcPr>
            <w:tcW w:w="960" w:type="dxa"/>
          </w:tcPr>
          <w:p w14:paraId="4BB4CEAA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Values</w:t>
            </w:r>
          </w:p>
        </w:tc>
      </w:tr>
      <w:tr w:rsidR="00B70E92" w:rsidRPr="005A1B88" w14:paraId="53A638F1" w14:textId="77777777" w:rsidTr="00865D2E">
        <w:tc>
          <w:tcPr>
            <w:tcW w:w="841" w:type="dxa"/>
          </w:tcPr>
          <w:p w14:paraId="49536E6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161" w:type="dxa"/>
          </w:tcPr>
          <w:p w14:paraId="20BF129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308" w:type="dxa"/>
          </w:tcPr>
          <w:p w14:paraId="5D3965B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2051" w:type="dxa"/>
          </w:tcPr>
          <w:p w14:paraId="7E006AD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6" w:type="dxa"/>
          </w:tcPr>
          <w:p w14:paraId="71104F0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960" w:type="dxa"/>
          </w:tcPr>
          <w:p w14:paraId="19B519A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  <w:tr w:rsidR="00B70E92" w:rsidRPr="005A1B88" w14:paraId="636C5DDC" w14:textId="77777777" w:rsidTr="00865D2E">
        <w:tc>
          <w:tcPr>
            <w:tcW w:w="841" w:type="dxa"/>
          </w:tcPr>
          <w:p w14:paraId="2AE35982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6EED8F8A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2AA88DA1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1F4E33E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162AEE28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07FF2CF5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2DE9DC57" w14:textId="77777777" w:rsidTr="00865D2E">
        <w:tc>
          <w:tcPr>
            <w:tcW w:w="841" w:type="dxa"/>
          </w:tcPr>
          <w:p w14:paraId="4F59BD3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40BD4106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7744CAF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03AEB6AF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60A31AA2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6C41A87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72445510" w14:textId="77777777" w:rsidTr="00865D2E">
        <w:tc>
          <w:tcPr>
            <w:tcW w:w="841" w:type="dxa"/>
          </w:tcPr>
          <w:p w14:paraId="7FB6C51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21B46BEF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219D8279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32A31CD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36966FD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444DA874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</w:tbl>
    <w:p w14:paraId="4280285F" w14:textId="77777777" w:rsidR="00B70E92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49998B2B" w14:textId="77777777" w:rsidR="00B70E92" w:rsidRPr="00E857B4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227CD57A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t>To be provided by Functionals</w:t>
      </w:r>
    </w:p>
    <w:tbl>
      <w:tblPr>
        <w:tblW w:w="94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2199"/>
        <w:gridCol w:w="1827"/>
        <w:gridCol w:w="4017"/>
      </w:tblGrid>
      <w:tr w:rsidR="00B70E92" w:rsidRPr="00446538" w14:paraId="147E777F" w14:textId="77777777" w:rsidTr="00865D2E">
        <w:trPr>
          <w:trHeight w:val="287"/>
        </w:trPr>
        <w:tc>
          <w:tcPr>
            <w:tcW w:w="1410" w:type="dxa"/>
          </w:tcPr>
          <w:p w14:paraId="2A166F8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2199" w:type="dxa"/>
          </w:tcPr>
          <w:p w14:paraId="39C16F73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Rule Table Name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827" w:type="dxa"/>
          </w:tcPr>
          <w:p w14:paraId="4CDD6DB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017" w:type="dxa"/>
            <w:vAlign w:val="center"/>
          </w:tcPr>
          <w:p w14:paraId="65C6BE4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089232E2" w14:textId="77777777" w:rsidTr="00865D2E">
        <w:trPr>
          <w:trHeight w:val="257"/>
        </w:trPr>
        <w:tc>
          <w:tcPr>
            <w:tcW w:w="1410" w:type="dxa"/>
          </w:tcPr>
          <w:p w14:paraId="52BB047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2199" w:type="dxa"/>
          </w:tcPr>
          <w:p w14:paraId="6BA77EC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VBRK, VBRP, VBPA T001, T001W, MVKE, ADRC, FPLT</w:t>
            </w:r>
          </w:p>
        </w:tc>
        <w:tc>
          <w:tcPr>
            <w:tcW w:w="1827" w:type="dxa"/>
          </w:tcPr>
          <w:p w14:paraId="13B79CE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VBELN, POSNR, ADRNR, ADDRNUMBER, PARVW, BSTDK, MATKL, MVGR2 </w:t>
            </w:r>
          </w:p>
        </w:tc>
        <w:tc>
          <w:tcPr>
            <w:tcW w:w="4017" w:type="dxa"/>
          </w:tcPr>
          <w:p w14:paraId="060BAA5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6BB6BDD3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5C9D2A8E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147680CD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2137EB93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lastRenderedPageBreak/>
        <w:t>To be provided by Functionals</w:t>
      </w:r>
    </w:p>
    <w:tbl>
      <w:tblPr>
        <w:tblW w:w="93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4"/>
        <w:gridCol w:w="3418"/>
        <w:gridCol w:w="4552"/>
      </w:tblGrid>
      <w:tr w:rsidR="00B70E92" w:rsidRPr="001A76D6" w14:paraId="5DA6803D" w14:textId="77777777" w:rsidTr="00865D2E">
        <w:trPr>
          <w:trHeight w:val="245"/>
        </w:trPr>
        <w:tc>
          <w:tcPr>
            <w:tcW w:w="1424" w:type="dxa"/>
          </w:tcPr>
          <w:p w14:paraId="79553B9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3418" w:type="dxa"/>
          </w:tcPr>
          <w:p w14:paraId="55DC243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552" w:type="dxa"/>
            <w:vAlign w:val="center"/>
          </w:tcPr>
          <w:p w14:paraId="79661E5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028E53AB" w14:textId="77777777" w:rsidTr="00865D2E">
        <w:trPr>
          <w:trHeight w:val="274"/>
        </w:trPr>
        <w:tc>
          <w:tcPr>
            <w:tcW w:w="1424" w:type="dxa"/>
          </w:tcPr>
          <w:p w14:paraId="57928A9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3418" w:type="dxa"/>
          </w:tcPr>
          <w:p w14:paraId="2BDB81F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4552" w:type="dxa"/>
          </w:tcPr>
          <w:p w14:paraId="1F14F88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292C82B1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2B9E834A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4" w:name="_Toc206596817"/>
      <w:r w:rsidRPr="005A1B88">
        <w:rPr>
          <w:rFonts w:ascii="Trebuchet MS" w:hAnsi="Trebuchet MS"/>
          <w:color w:val="002060"/>
          <w:sz w:val="24"/>
          <w:szCs w:val="24"/>
        </w:rPr>
        <w:t>Program Logic / Pseudo Code</w:t>
      </w:r>
      <w:bookmarkEnd w:id="24"/>
    </w:p>
    <w:p w14:paraId="7B1F8732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 xml:space="preserve">Input Selection: </w:t>
      </w:r>
    </w:p>
    <w:p w14:paraId="039276CA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09"/>
        <w:gridCol w:w="2552"/>
        <w:gridCol w:w="1701"/>
      </w:tblGrid>
      <w:tr w:rsidR="00B70E92" w:rsidRPr="00AD2226" w14:paraId="685A2F99" w14:textId="77777777" w:rsidTr="0095521E">
        <w:trPr>
          <w:trHeight w:val="323"/>
        </w:trPr>
        <w:tc>
          <w:tcPr>
            <w:tcW w:w="2694" w:type="dxa"/>
            <w:shd w:val="clear" w:color="auto" w:fill="FFC000"/>
            <w:vAlign w:val="center"/>
          </w:tcPr>
          <w:p w14:paraId="24E3CCF8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Description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523B18AA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Name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402E120A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</w:rPr>
              <w:t>Selection Type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276F322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B70E92" w:rsidRPr="00340A4B" w14:paraId="580F6F58" w14:textId="77777777" w:rsidTr="0095521E">
        <w:trPr>
          <w:trHeight w:val="288"/>
        </w:trPr>
        <w:tc>
          <w:tcPr>
            <w:tcW w:w="2694" w:type="dxa"/>
          </w:tcPr>
          <w:p w14:paraId="66E0EF06" w14:textId="77777777" w:rsidR="00B70E92" w:rsidRDefault="00425645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 xml:space="preserve">Booking </w:t>
            </w:r>
            <w:r w:rsidR="00B70E92">
              <w:rPr>
                <w:rFonts w:ascii="Trebuchet MS" w:hAnsi="Trebuchet MS" w:cs="Arial"/>
                <w:bCs/>
                <w:sz w:val="22"/>
                <w:szCs w:val="22"/>
              </w:rPr>
              <w:t>Number</w:t>
            </w:r>
          </w:p>
        </w:tc>
        <w:tc>
          <w:tcPr>
            <w:tcW w:w="2409" w:type="dxa"/>
          </w:tcPr>
          <w:p w14:paraId="5E3EAF57" w14:textId="77777777" w:rsidR="00B70E92" w:rsidRDefault="00865D2E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VBELN - VBAK</w:t>
            </w:r>
          </w:p>
        </w:tc>
        <w:tc>
          <w:tcPr>
            <w:tcW w:w="2552" w:type="dxa"/>
          </w:tcPr>
          <w:p w14:paraId="25D9879B" w14:textId="11A5D0D7" w:rsidR="00B70E92" w:rsidRPr="00AD2226" w:rsidRDefault="000C5E72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Single Input</w:t>
            </w:r>
          </w:p>
        </w:tc>
        <w:tc>
          <w:tcPr>
            <w:tcW w:w="1701" w:type="dxa"/>
          </w:tcPr>
          <w:p w14:paraId="25340779" w14:textId="7746E067" w:rsidR="00B70E92" w:rsidRPr="00340A4B" w:rsidRDefault="000C5E72" w:rsidP="0095521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</w:t>
            </w:r>
            <w:r w:rsidR="009A3DE9"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datory</w:t>
            </w:r>
          </w:p>
        </w:tc>
      </w:tr>
      <w:tr w:rsidR="00C31972" w:rsidRPr="00340A4B" w14:paraId="6954018F" w14:textId="77777777" w:rsidTr="0095521E">
        <w:trPr>
          <w:trHeight w:val="288"/>
        </w:trPr>
        <w:tc>
          <w:tcPr>
            <w:tcW w:w="2694" w:type="dxa"/>
          </w:tcPr>
          <w:p w14:paraId="40CF438C" w14:textId="6EB080D7" w:rsidR="00C31972" w:rsidRDefault="00C31972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Project</w:t>
            </w:r>
          </w:p>
        </w:tc>
        <w:tc>
          <w:tcPr>
            <w:tcW w:w="2409" w:type="dxa"/>
          </w:tcPr>
          <w:p w14:paraId="6A5F32E4" w14:textId="12E781B6" w:rsidR="00C31972" w:rsidRDefault="00C31972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WERKS – VBAP</w:t>
            </w:r>
          </w:p>
        </w:tc>
        <w:tc>
          <w:tcPr>
            <w:tcW w:w="2552" w:type="dxa"/>
          </w:tcPr>
          <w:p w14:paraId="61303748" w14:textId="27735386" w:rsidR="00C31972" w:rsidRDefault="000C5E72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Single Input</w:t>
            </w:r>
          </w:p>
        </w:tc>
        <w:tc>
          <w:tcPr>
            <w:tcW w:w="1701" w:type="dxa"/>
          </w:tcPr>
          <w:p w14:paraId="11C5B8EC" w14:textId="7C5E4432" w:rsidR="00C31972" w:rsidRPr="00340A4B" w:rsidRDefault="000C5E72" w:rsidP="0095521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Mandatory</w:t>
            </w:r>
          </w:p>
        </w:tc>
      </w:tr>
    </w:tbl>
    <w:p w14:paraId="632F5A42" w14:textId="77777777" w:rsidR="00B70E92" w:rsidRDefault="00B70E92" w:rsidP="00B70E92"/>
    <w:p w14:paraId="2AA68745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>Function Specifications</w:t>
      </w:r>
      <w:r>
        <w:rPr>
          <w:rFonts w:ascii="Trebuchet MS" w:hAnsi="Trebuchet MS"/>
          <w:sz w:val="22"/>
          <w:szCs w:val="22"/>
        </w:rPr>
        <w:t>:</w:t>
      </w:r>
    </w:p>
    <w:p w14:paraId="51A02E1E" w14:textId="77777777" w:rsidR="00B70E92" w:rsidRDefault="00B70E92" w:rsidP="00B70E92"/>
    <w:tbl>
      <w:tblPr>
        <w:tblW w:w="9634" w:type="dxa"/>
        <w:tblLook w:val="04A0" w:firstRow="1" w:lastRow="0" w:firstColumn="1" w:lastColumn="0" w:noHBand="0" w:noVBand="1"/>
      </w:tblPr>
      <w:tblGrid>
        <w:gridCol w:w="569"/>
        <w:gridCol w:w="2552"/>
        <w:gridCol w:w="6520"/>
      </w:tblGrid>
      <w:tr w:rsidR="007250E4" w:rsidRPr="007250E4" w14:paraId="208E2808" w14:textId="77777777" w:rsidTr="007250E4">
        <w:trPr>
          <w:trHeight w:val="30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5B193299" w14:textId="77777777" w:rsidR="007250E4" w:rsidRPr="007250E4" w:rsidRDefault="007250E4" w:rsidP="007250E4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Sl. No.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70B70EA4" w14:textId="77777777" w:rsidR="007250E4" w:rsidRPr="007250E4" w:rsidRDefault="007250E4" w:rsidP="007250E4">
            <w:pPr>
              <w:rPr>
                <w:rFonts w:ascii="Trebuchet MS" w:hAnsi="Trebuchet MS"/>
                <w:b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b/>
                <w:color w:val="000000"/>
                <w:sz w:val="22"/>
                <w:szCs w:val="22"/>
                <w:lang w:val="en-IN" w:eastAsia="en-IN"/>
              </w:rPr>
              <w:t>Field Name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39B99B78" w14:textId="77777777" w:rsidR="007250E4" w:rsidRPr="007250E4" w:rsidRDefault="007250E4" w:rsidP="007250E4">
            <w:pPr>
              <w:ind w:right="1423"/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Functional Logic</w:t>
            </w:r>
          </w:p>
        </w:tc>
      </w:tr>
      <w:tr w:rsidR="007250E4" w:rsidRPr="007250E4" w14:paraId="50911808" w14:textId="77777777" w:rsidTr="007250E4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281CB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F5C7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Heading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B380" w14:textId="77777777" w:rsidR="007250E4" w:rsidRPr="007250E4" w:rsidRDefault="007250E4" w:rsidP="007250E4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Deed of Sale</w:t>
            </w:r>
          </w:p>
        </w:tc>
      </w:tr>
      <w:tr w:rsidR="007250E4" w:rsidRPr="007250E4" w14:paraId="032F6C88" w14:textId="77777777" w:rsidTr="007250E4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BF46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DCE80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Customer (if it is an Individual)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7D7D1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 into VBAK &amp; get KUNNR, pass KUNNR in KNA1 &amp;  get (NAME1+NAME2) </w:t>
            </w:r>
          </w:p>
        </w:tc>
      </w:tr>
      <w:tr w:rsidR="007250E4" w:rsidRPr="007250E4" w14:paraId="6D4CBB2F" w14:textId="77777777" w:rsidTr="007250E4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35DC5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112987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Relative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32484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 into VBAK &amp; get KUNNR, pass KUNNR in KNA1 &amp;  get (NAME3+NAME4) </w:t>
            </w:r>
          </w:p>
        </w:tc>
      </w:tr>
      <w:tr w:rsidR="007250E4" w:rsidRPr="007250E4" w14:paraId="19C2CCC8" w14:textId="77777777" w:rsidTr="007250E4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F51C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8F089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Age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0AEE8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KUNNR, Pass KUNNR into KNA1 &amp; get ZDOB, get SY-DATUM, AGE = (SY-DATUM - ZDOB) in Years</w:t>
            </w:r>
          </w:p>
        </w:tc>
      </w:tr>
      <w:tr w:rsidR="007250E4" w:rsidRPr="007250E4" w14:paraId="7D8982D7" w14:textId="77777777" w:rsidTr="007250E4">
        <w:trPr>
          <w:trHeight w:val="11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6C79B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472EF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Residing at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9E456" w14:textId="77777777" w:rsidR="007250E4" w:rsidRPr="007250E4" w:rsidRDefault="007250E4" w:rsidP="007250E4">
            <w:pPr>
              <w:rPr>
                <w:rFonts w:ascii="Trebuchet MS" w:hAnsi="Trebuchet MS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sz w:val="22"/>
                <w:szCs w:val="22"/>
                <w:lang w:val="en-IN" w:eastAsia="en-IN"/>
              </w:rPr>
              <w:t>Pass VBELN into VBAK &amp; get KUNNR, pass KUNNR in KNA1 &amp; get ADRNR, pass ADRNR into ADDRNUMBER in table ADRC &amp; get STREET, STR_SUPPL1, STR_SUPPL2, STR_SUPPL3, CITY1</w:t>
            </w:r>
          </w:p>
        </w:tc>
      </w:tr>
      <w:tr w:rsidR="007250E4" w:rsidRPr="007250E4" w14:paraId="30C35BBC" w14:textId="77777777" w:rsidTr="007250E4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D7CE0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6023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PAN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0F27C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KUNNR, pass KUNNR into KNA1 &amp; get J_1IPANNO</w:t>
            </w:r>
          </w:p>
        </w:tc>
      </w:tr>
      <w:tr w:rsidR="007250E4" w:rsidRPr="007250E4" w14:paraId="5A532D31" w14:textId="77777777" w:rsidTr="007250E4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0939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5A5F2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Email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C37BD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KUNNR, pass KUNNR into KNA1 &amp; get ADRNR, pass ADRNR into ADDRNUMBER in table ADR6 &amp; get SMTP_ADDR.</w:t>
            </w:r>
          </w:p>
        </w:tc>
      </w:tr>
      <w:tr w:rsidR="007250E4" w:rsidRPr="007250E4" w14:paraId="7ADBFE3D" w14:textId="77777777" w:rsidTr="007250E4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9A158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F8010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Customer (if it is an company) </w:t>
            </w:r>
            <w:r w:rsidRPr="007250E4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(Page No. 2)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0D083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394BA857" w14:textId="77777777" w:rsidTr="007250E4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6364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2EFA3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Registered Office </w:t>
            </w:r>
            <w:r w:rsidRPr="007250E4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(Page No. 2)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00CD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60E898C5" w14:textId="77777777" w:rsidTr="007250E4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F2CA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F969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CIN </w:t>
            </w:r>
            <w:r w:rsidRPr="007250E4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(Page No. 2)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1CAC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1435B598" w14:textId="77777777" w:rsidTr="007250E4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9B6CD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6AC43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Represented by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B85B9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690D9796" w14:textId="77777777" w:rsidTr="007250E4">
        <w:trPr>
          <w:trHeight w:val="5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4236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D0216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Customer (if it is an partnership firm)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D231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1FEF083A" w14:textId="77777777" w:rsidTr="007250E4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D4403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FDDB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Represented by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5A16F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3736B928" w14:textId="77777777" w:rsidTr="007250E4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B57F0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54E0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PAN </w:t>
            </w:r>
            <w:r w:rsidRPr="007250E4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(Page No. 2)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E22E" w14:textId="77777777" w:rsidR="007250E4" w:rsidRPr="007250E4" w:rsidRDefault="007250E4" w:rsidP="007250E4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NA</w:t>
            </w:r>
          </w:p>
        </w:tc>
      </w:tr>
      <w:tr w:rsidR="007250E4" w:rsidRPr="007250E4" w14:paraId="7C1B5533" w14:textId="77777777" w:rsidTr="007250E4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A0115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B85C66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Agreement For Sale Date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10)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5964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SY-DATE</w:t>
            </w:r>
          </w:p>
        </w:tc>
      </w:tr>
      <w:tr w:rsidR="007250E4" w:rsidRPr="007250E4" w14:paraId="504FB827" w14:textId="77777777" w:rsidTr="007250E4">
        <w:trPr>
          <w:trHeight w:val="14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90D2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lastRenderedPageBreak/>
              <w:t>16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0958B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Sale Consideration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 11)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5B362" w14:textId="5ED74F08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AUBEL in table VBRP &amp; get VBELN of VBRP where MATKL = "Z01 &amp; Z02", pass VBELN of VBRP into VBRK &amp; get BELNR where FKSTO is INITIAL. Pass BELNR in table BSID &amp; get DMBTR where SHKZG = "H".</w:t>
            </w: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(</w:t>
            </w:r>
            <w:r w:rsidRPr="007250E4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7250E4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7250E4" w:rsidRPr="007250E4" w14:paraId="4F50E3B9" w14:textId="77777777" w:rsidTr="007250E4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88C42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97C84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Deposit Amount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(Page No.23)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FACB2A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NETWR where MATNR =" Corpus fund"</w:t>
            </w:r>
          </w:p>
        </w:tc>
      </w:tr>
      <w:tr w:rsidR="007250E4" w:rsidRPr="007250E4" w14:paraId="33A06144" w14:textId="77777777" w:rsidTr="007250E4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0566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5080C" w14:textId="77777777" w:rsidR="007250E4" w:rsidRPr="007250E4" w:rsidRDefault="007250E4" w:rsidP="007250E4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UDS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Schedule B Property (Page No.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2A713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"UNDIVIDED_SHARE_FT2".</w:t>
            </w:r>
          </w:p>
        </w:tc>
      </w:tr>
      <w:tr w:rsidR="007250E4" w:rsidRPr="007250E4" w14:paraId="6A3FD328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2D9E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2DDEB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Bearing No.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839D7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ARKTX where MATKL = "Z01 &amp; Z02".</w:t>
            </w:r>
          </w:p>
        </w:tc>
      </w:tr>
      <w:tr w:rsidR="007250E4" w:rsidRPr="007250E4" w14:paraId="471A396A" w14:textId="77777777" w:rsidTr="007250E4">
        <w:trPr>
          <w:trHeight w:val="9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8E82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BD710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Floor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63F61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MATNR where MATKL = "Z01 &amp; Z02", pass MATNR into MVKE &amp; get MVGR3, pass MVGR3 into TVM3T &amp; get BEZEI.</w:t>
            </w:r>
          </w:p>
        </w:tc>
      </w:tr>
      <w:tr w:rsidR="007250E4" w:rsidRPr="007250E4" w14:paraId="0B4B63BF" w14:textId="77777777" w:rsidTr="007250E4">
        <w:trPr>
          <w:trHeight w:val="9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974CB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26F0D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Tower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B47B9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MATNR where MATKL = "Z01 &amp; Z02", pass MATNR into MVKE &amp; get MVGR2, pass MVGR2 into TVM2T &amp; get BEZEI.</w:t>
            </w:r>
          </w:p>
        </w:tc>
      </w:tr>
      <w:tr w:rsidR="007250E4" w:rsidRPr="007250E4" w14:paraId="0AF2DA8B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3A33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BAFFC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M2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B413E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"CARPET_AREA_M2".</w:t>
            </w:r>
          </w:p>
        </w:tc>
      </w:tr>
      <w:tr w:rsidR="007250E4" w:rsidRPr="007250E4" w14:paraId="04D792E3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6B315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0E306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FT2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25870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"RERA_CARPET_AREA_M2".</w:t>
            </w:r>
          </w:p>
        </w:tc>
      </w:tr>
      <w:tr w:rsidR="007250E4" w:rsidRPr="007250E4" w14:paraId="6BCFF846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ACBE8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D5B06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M2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9C38E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"BALCONY_AREA_M2".</w:t>
            </w:r>
          </w:p>
        </w:tc>
      </w:tr>
      <w:tr w:rsidR="007250E4" w:rsidRPr="007250E4" w14:paraId="40F04BF3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7F88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D3FAD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FT2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09D53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"BALCONY_AREA_FT2".</w:t>
            </w:r>
          </w:p>
        </w:tc>
      </w:tr>
      <w:tr w:rsidR="007250E4" w:rsidRPr="007250E4" w14:paraId="159D2D62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781A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25A95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Utility Area M2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9D780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"UTILITY_AREA_M2".</w:t>
            </w:r>
          </w:p>
        </w:tc>
      </w:tr>
      <w:tr w:rsidR="007250E4" w:rsidRPr="007250E4" w14:paraId="38B33560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2C106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3D468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Utility Area FT2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8495C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"UTILITY_AREA_FT2".</w:t>
            </w:r>
          </w:p>
        </w:tc>
      </w:tr>
      <w:tr w:rsidR="007250E4" w:rsidRPr="007250E4" w14:paraId="799E5BF8" w14:textId="77777777" w:rsidTr="007250E4">
        <w:trPr>
          <w:trHeight w:val="9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36D61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80358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 Park No.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853064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ZCPC1, ZCPC2, ZCPC3, ZCPC4 which is not INITIAL. If One entry found then show output: One (1 No.)</w:t>
            </w:r>
          </w:p>
        </w:tc>
      </w:tr>
      <w:tr w:rsidR="007250E4" w:rsidRPr="007250E4" w14:paraId="795ABF79" w14:textId="77777777" w:rsidTr="007250E4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B2BCF" w14:textId="77777777" w:rsidR="007250E4" w:rsidRPr="007250E4" w:rsidRDefault="007250E4" w:rsidP="007250E4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C81A3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 Park Type </w:t>
            </w:r>
            <w:r w:rsidRPr="007250E4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26)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61119" w14:textId="77777777" w:rsidR="007250E4" w:rsidRPr="007250E4" w:rsidRDefault="007250E4" w:rsidP="007250E4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7250E4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ZCPC1, pass ZCPC1 into MVKE &amp; get MVGR5, pass MVGR5 into TVM5T &amp; get BEZEI.</w:t>
            </w:r>
          </w:p>
        </w:tc>
      </w:tr>
    </w:tbl>
    <w:p w14:paraId="6CB31A7E" w14:textId="77777777" w:rsidR="00485295" w:rsidRDefault="00485295" w:rsidP="00B70E92"/>
    <w:bookmarkStart w:id="25" w:name="_MON_1821018643"/>
    <w:bookmarkEnd w:id="25"/>
    <w:p w14:paraId="2E0C358E" w14:textId="47EF8967" w:rsidR="00B70E92" w:rsidRDefault="00055781" w:rsidP="00B70E92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object w:dxaOrig="1311" w:dyaOrig="849" w14:anchorId="2AAAD7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5pt;height:42.5pt" o:ole="">
            <v:imagedata r:id="rId8" o:title=""/>
          </v:shape>
          <o:OLEObject Type="Embed" ProgID="Word.Document.12" ShapeID="_x0000_i1025" DrawAspect="Icon" ObjectID="_1826881528" r:id="rId9">
            <o:FieldCodes>\s</o:FieldCodes>
          </o:OLEObject>
        </w:object>
      </w:r>
    </w:p>
    <w:p w14:paraId="12772F4D" w14:textId="77777777" w:rsidR="00B70E92" w:rsidRDefault="00B70E92" w:rsidP="00B70E92">
      <w:pPr>
        <w:rPr>
          <w:rFonts w:ascii="Trebuchet MS" w:hAnsi="Trebuchet MS"/>
          <w:sz w:val="22"/>
          <w:szCs w:val="22"/>
        </w:rPr>
      </w:pPr>
    </w:p>
    <w:p w14:paraId="015E6489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6" w:name="_Toc206596818"/>
      <w:r w:rsidRPr="005A1B88">
        <w:rPr>
          <w:rFonts w:ascii="Trebuchet MS" w:hAnsi="Trebuchet MS"/>
          <w:color w:val="002060"/>
          <w:sz w:val="24"/>
          <w:szCs w:val="24"/>
        </w:rPr>
        <w:lastRenderedPageBreak/>
        <w:t>Test cases</w:t>
      </w:r>
      <w:r>
        <w:rPr>
          <w:rFonts w:ascii="Trebuchet MS" w:hAnsi="Trebuchet MS"/>
          <w:color w:val="002060"/>
          <w:sz w:val="24"/>
          <w:szCs w:val="24"/>
        </w:rPr>
        <w:t xml:space="preserve"> / Variant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– </w:t>
      </w:r>
      <w:r>
        <w:rPr>
          <w:rFonts w:ascii="Trebuchet MS" w:hAnsi="Trebuchet MS"/>
          <w:color w:val="002060"/>
          <w:sz w:val="24"/>
          <w:szCs w:val="24"/>
        </w:rPr>
        <w:t>(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Mandatory </w:t>
      </w:r>
      <w:r>
        <w:rPr>
          <w:rFonts w:ascii="Trebuchet MS" w:hAnsi="Trebuchet MS"/>
          <w:color w:val="002060"/>
          <w:sz w:val="24"/>
          <w:szCs w:val="24"/>
        </w:rPr>
        <w:t xml:space="preserve">- </w:t>
      </w:r>
      <w:r w:rsidRPr="005A1B88">
        <w:rPr>
          <w:rFonts w:ascii="Trebuchet MS" w:hAnsi="Trebuchet MS"/>
          <w:color w:val="002060"/>
          <w:sz w:val="24"/>
          <w:szCs w:val="24"/>
        </w:rPr>
        <w:t>based on test cases logic to be provided)</w:t>
      </w:r>
      <w:bookmarkEnd w:id="26"/>
    </w:p>
    <w:p w14:paraId="1D437ACB" w14:textId="77777777" w:rsidR="00B70E92" w:rsidRDefault="00B70E92" w:rsidP="00B70E92"/>
    <w:p w14:paraId="40CA78DE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7" w:name="_Toc206596819"/>
      <w:r w:rsidRPr="005A1B88">
        <w:rPr>
          <w:rFonts w:ascii="Trebuchet MS" w:hAnsi="Trebuchet MS"/>
          <w:color w:val="002060"/>
          <w:sz w:val="24"/>
          <w:szCs w:val="24"/>
        </w:rPr>
        <w:t xml:space="preserve">Logic to fetch the data </w:t>
      </w:r>
      <w:r>
        <w:rPr>
          <w:rFonts w:ascii="Trebuchet MS" w:hAnsi="Trebuchet MS"/>
          <w:color w:val="002060"/>
          <w:sz w:val="24"/>
          <w:szCs w:val="24"/>
        </w:rPr>
        <w:t xml:space="preserve">and calculations </w:t>
      </w:r>
      <w:r w:rsidRPr="005A1B88">
        <w:rPr>
          <w:rFonts w:ascii="Trebuchet MS" w:hAnsi="Trebuchet MS"/>
          <w:color w:val="002060"/>
          <w:sz w:val="24"/>
          <w:szCs w:val="24"/>
        </w:rPr>
        <w:t>other than the selection screen fields.</w:t>
      </w:r>
      <w:bookmarkEnd w:id="27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925"/>
      </w:tblGrid>
      <w:tr w:rsidR="00B70E92" w:rsidRPr="004E216D" w14:paraId="71F90A7E" w14:textId="77777777" w:rsidTr="0095521E">
        <w:trPr>
          <w:trHeight w:val="432"/>
        </w:trPr>
        <w:tc>
          <w:tcPr>
            <w:tcW w:w="1274" w:type="dxa"/>
          </w:tcPr>
          <w:p w14:paraId="328BA7B1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Version </w:t>
            </w:r>
          </w:p>
          <w:p w14:paraId="32ACF49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No</w:t>
            </w:r>
          </w:p>
        </w:tc>
        <w:tc>
          <w:tcPr>
            <w:tcW w:w="1306" w:type="dxa"/>
            <w:vAlign w:val="center"/>
          </w:tcPr>
          <w:p w14:paraId="302FFCAE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79" w:type="dxa"/>
            <w:vAlign w:val="center"/>
          </w:tcPr>
          <w:p w14:paraId="3BFD5F0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457" w:type="dxa"/>
            <w:vAlign w:val="center"/>
          </w:tcPr>
          <w:p w14:paraId="0234464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971" w:type="dxa"/>
            <w:vAlign w:val="center"/>
          </w:tcPr>
          <w:p w14:paraId="2A78A90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1A4E66" w14:paraId="1E6B9F18" w14:textId="77777777" w:rsidTr="0095521E">
        <w:trPr>
          <w:trHeight w:val="432"/>
        </w:trPr>
        <w:tc>
          <w:tcPr>
            <w:tcW w:w="1274" w:type="dxa"/>
          </w:tcPr>
          <w:p w14:paraId="7A14874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1A4E66">
              <w:rPr>
                <w:rFonts w:ascii="Trebuchet MS" w:hAnsi="Trebuchet MS"/>
                <w:sz w:val="22"/>
                <w:szCs w:val="22"/>
              </w:rPr>
              <w:t>V 1.0</w:t>
            </w:r>
          </w:p>
        </w:tc>
        <w:tc>
          <w:tcPr>
            <w:tcW w:w="1306" w:type="dxa"/>
            <w:vAlign w:val="center"/>
          </w:tcPr>
          <w:p w14:paraId="009659E2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79" w:type="dxa"/>
            <w:vAlign w:val="center"/>
          </w:tcPr>
          <w:p w14:paraId="2302D14D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457" w:type="dxa"/>
            <w:vAlign w:val="center"/>
          </w:tcPr>
          <w:p w14:paraId="3E24322B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971" w:type="dxa"/>
            <w:vAlign w:val="center"/>
          </w:tcPr>
          <w:p w14:paraId="0DA56DA2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1A4E66" w14:paraId="026683B4" w14:textId="77777777" w:rsidTr="0095521E">
        <w:trPr>
          <w:trHeight w:val="432"/>
        </w:trPr>
        <w:tc>
          <w:tcPr>
            <w:tcW w:w="1274" w:type="dxa"/>
          </w:tcPr>
          <w:p w14:paraId="21C31AE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54EB2EA9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5D69EC1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4392773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64F4121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32293731" w14:textId="77777777" w:rsidTr="0095521E">
        <w:trPr>
          <w:trHeight w:val="432"/>
        </w:trPr>
        <w:tc>
          <w:tcPr>
            <w:tcW w:w="1274" w:type="dxa"/>
          </w:tcPr>
          <w:p w14:paraId="31D73C3A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292E3A8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6D87A25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076B828E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427C35D0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2FB5D95B" w14:textId="77777777" w:rsidTr="0095521E">
        <w:trPr>
          <w:trHeight w:val="432"/>
        </w:trPr>
        <w:tc>
          <w:tcPr>
            <w:tcW w:w="1274" w:type="dxa"/>
          </w:tcPr>
          <w:p w14:paraId="72372957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4939E6F1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4D5D7A9A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163531A0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11BD8C2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6E604C33" w14:textId="77777777" w:rsidR="00B70E92" w:rsidRPr="001A4E66" w:rsidRDefault="00B70E92" w:rsidP="00B70E92">
      <w:pPr>
        <w:rPr>
          <w:rFonts w:ascii="Trebuchet MS" w:hAnsi="Trebuchet MS"/>
          <w:sz w:val="22"/>
          <w:szCs w:val="22"/>
        </w:rPr>
      </w:pPr>
    </w:p>
    <w:p w14:paraId="7F58400D" w14:textId="77777777" w:rsidR="00B70E92" w:rsidRPr="005A1B88" w:rsidRDefault="00B70E92" w:rsidP="00B70E92">
      <w:pPr>
        <w:rPr>
          <w:rFonts w:ascii="Trebuchet MS" w:hAnsi="Trebuchet MS"/>
        </w:rPr>
      </w:pP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B70E92" w:rsidRPr="004E216D" w14:paraId="0BFA7580" w14:textId="77777777" w:rsidTr="0095521E">
        <w:tc>
          <w:tcPr>
            <w:tcW w:w="9100" w:type="dxa"/>
          </w:tcPr>
          <w:p w14:paraId="779E38EB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7A4AB805" w14:textId="77777777" w:rsidTr="0095521E">
        <w:tc>
          <w:tcPr>
            <w:tcW w:w="9100" w:type="dxa"/>
          </w:tcPr>
          <w:p w14:paraId="227A7928" w14:textId="77777777" w:rsidR="00B70E92" w:rsidRDefault="00B70E92" w:rsidP="0095521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NA</w:t>
            </w:r>
          </w:p>
          <w:p w14:paraId="4F86BC3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EEF44CC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C2F3681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1F828AC2" w14:textId="77777777" w:rsidR="00B70E92" w:rsidRPr="005A1B88" w:rsidRDefault="00B70E92" w:rsidP="00B70E92">
      <w:pPr>
        <w:rPr>
          <w:rFonts w:ascii="Trebuchet MS" w:hAnsi="Trebuchet MS"/>
          <w:color w:val="FFFFFF"/>
        </w:rPr>
      </w:pPr>
    </w:p>
    <w:p w14:paraId="6E120087" w14:textId="77777777" w:rsidR="00B70E92" w:rsidRPr="005A1B88" w:rsidRDefault="00B70E92" w:rsidP="00B70E92">
      <w:pPr>
        <w:rPr>
          <w:rFonts w:ascii="Trebuchet MS" w:hAnsi="Trebuchet MS"/>
        </w:rPr>
      </w:pPr>
    </w:p>
    <w:p w14:paraId="43AB22E5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8" w:name="_Toc206596820"/>
      <w:r w:rsidRPr="005A1B88">
        <w:rPr>
          <w:rFonts w:ascii="Trebuchet MS" w:hAnsi="Trebuchet MS"/>
          <w:color w:val="002060"/>
          <w:sz w:val="24"/>
          <w:szCs w:val="24"/>
        </w:rPr>
        <w:t>Logic to display data along with output format</w:t>
      </w:r>
      <w:bookmarkEnd w:id="28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647"/>
      </w:tblGrid>
      <w:tr w:rsidR="00B70E92" w:rsidRPr="004E216D" w14:paraId="200772E0" w14:textId="77777777" w:rsidTr="0095521E">
        <w:trPr>
          <w:trHeight w:val="432"/>
        </w:trPr>
        <w:tc>
          <w:tcPr>
            <w:tcW w:w="1259" w:type="dxa"/>
          </w:tcPr>
          <w:p w14:paraId="17667BBE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  <w:p w14:paraId="51A5E59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No</w:t>
            </w:r>
          </w:p>
        </w:tc>
        <w:tc>
          <w:tcPr>
            <w:tcW w:w="1279" w:type="dxa"/>
            <w:vAlign w:val="center"/>
          </w:tcPr>
          <w:p w14:paraId="64669DB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49" w:type="dxa"/>
            <w:vAlign w:val="center"/>
          </w:tcPr>
          <w:p w14:paraId="4FBD3B9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349" w:type="dxa"/>
            <w:vAlign w:val="center"/>
          </w:tcPr>
          <w:p w14:paraId="29A4D07A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647" w:type="dxa"/>
            <w:vAlign w:val="center"/>
          </w:tcPr>
          <w:p w14:paraId="32DE9503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F95FCA" w14:paraId="55DDAEAE" w14:textId="77777777" w:rsidTr="0095521E">
        <w:trPr>
          <w:trHeight w:val="432"/>
        </w:trPr>
        <w:tc>
          <w:tcPr>
            <w:tcW w:w="1259" w:type="dxa"/>
          </w:tcPr>
          <w:p w14:paraId="58CECC9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279" w:type="dxa"/>
            <w:vAlign w:val="center"/>
          </w:tcPr>
          <w:p w14:paraId="108BDF87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49" w:type="dxa"/>
            <w:vAlign w:val="center"/>
          </w:tcPr>
          <w:p w14:paraId="610AFEA1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349" w:type="dxa"/>
            <w:vAlign w:val="center"/>
          </w:tcPr>
          <w:p w14:paraId="7DD7565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647" w:type="dxa"/>
            <w:vAlign w:val="center"/>
          </w:tcPr>
          <w:p w14:paraId="4918C22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F95FCA" w14:paraId="349501D1" w14:textId="77777777" w:rsidTr="0095521E">
        <w:trPr>
          <w:trHeight w:val="432"/>
        </w:trPr>
        <w:tc>
          <w:tcPr>
            <w:tcW w:w="1259" w:type="dxa"/>
          </w:tcPr>
          <w:p w14:paraId="348338DB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2928F5C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23690944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0F953DDD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6B72F7B0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052A3D35" w14:textId="77777777" w:rsidTr="0095521E">
        <w:trPr>
          <w:trHeight w:val="432"/>
        </w:trPr>
        <w:tc>
          <w:tcPr>
            <w:tcW w:w="1259" w:type="dxa"/>
          </w:tcPr>
          <w:p w14:paraId="5373718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0ED780F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7C7B68A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256AE89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169067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3BE1452C" w14:textId="77777777" w:rsidTr="0095521E">
        <w:trPr>
          <w:trHeight w:val="432"/>
        </w:trPr>
        <w:tc>
          <w:tcPr>
            <w:tcW w:w="1259" w:type="dxa"/>
          </w:tcPr>
          <w:p w14:paraId="407AC74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413C1BB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3A00911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42CB66D1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03427A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4C278239" w14:textId="77777777" w:rsidR="00B70E92" w:rsidRPr="00F95FCA" w:rsidRDefault="00B70E92" w:rsidP="00B70E92">
      <w:pPr>
        <w:jc w:val="center"/>
        <w:rPr>
          <w:rFonts w:ascii="Trebuchet MS" w:hAnsi="Trebuchet MS"/>
          <w:sz w:val="22"/>
          <w:szCs w:val="22"/>
        </w:rPr>
      </w:pP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B70E92" w:rsidRPr="004E216D" w14:paraId="14A9BC6B" w14:textId="77777777" w:rsidTr="0095521E">
        <w:tc>
          <w:tcPr>
            <w:tcW w:w="8930" w:type="dxa"/>
          </w:tcPr>
          <w:p w14:paraId="22BBAB5C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62B3747A" w14:textId="77777777" w:rsidTr="0095521E">
        <w:tc>
          <w:tcPr>
            <w:tcW w:w="8930" w:type="dxa"/>
          </w:tcPr>
          <w:p w14:paraId="4EAE2019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0912470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D3AEF18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8F33D9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68F9E55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EB9E4B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C8919E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19886A21" w14:textId="77777777" w:rsidR="00B70E92" w:rsidRPr="005A1B88" w:rsidRDefault="00B70E92" w:rsidP="00B70E92">
      <w:pPr>
        <w:rPr>
          <w:rFonts w:ascii="Trebuchet MS" w:hAnsi="Trebuchet MS"/>
        </w:rPr>
      </w:pPr>
    </w:p>
    <w:p w14:paraId="215C267E" w14:textId="77777777" w:rsidR="00B70E92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9" w:name="_Toc206596821"/>
      <w:r w:rsidRPr="005A1B88">
        <w:rPr>
          <w:rFonts w:ascii="Trebuchet MS" w:hAnsi="Trebuchet MS"/>
          <w:color w:val="002060"/>
          <w:sz w:val="24"/>
          <w:szCs w:val="24"/>
        </w:rPr>
        <w:t>Output format in Excel and / or Other format to be attached or mention below</w:t>
      </w:r>
      <w:bookmarkEnd w:id="29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673D7395" w14:textId="77777777" w:rsidR="00B70E92" w:rsidRPr="005A1B88" w:rsidRDefault="00B70E92" w:rsidP="00B70E92">
      <w:pPr>
        <w:rPr>
          <w:rFonts w:ascii="Trebuchet MS" w:hAnsi="Trebuchet MS" w:cs="Arial"/>
          <w:sz w:val="20"/>
          <w:szCs w:val="20"/>
        </w:rPr>
      </w:pPr>
    </w:p>
    <w:p w14:paraId="3B8803BB" w14:textId="77777777" w:rsidR="00B70E92" w:rsidRPr="005A1B88" w:rsidRDefault="00B70E92" w:rsidP="00B70E92">
      <w:pPr>
        <w:ind w:left="567"/>
        <w:rPr>
          <w:rFonts w:ascii="Trebuchet MS" w:hAnsi="Trebuchet MS" w:cs="Arial"/>
          <w:sz w:val="20"/>
          <w:szCs w:val="20"/>
        </w:rPr>
      </w:pPr>
    </w:p>
    <w:p w14:paraId="6C03E649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30" w:name="_Toc206596822"/>
      <w:r w:rsidRPr="005A1B88">
        <w:rPr>
          <w:rFonts w:ascii="Trebuchet MS" w:hAnsi="Trebuchet MS"/>
          <w:color w:val="002060"/>
          <w:sz w:val="24"/>
          <w:szCs w:val="24"/>
        </w:rPr>
        <w:lastRenderedPageBreak/>
        <w:t>Special Requirement (if any)</w:t>
      </w:r>
      <w:bookmarkEnd w:id="30"/>
    </w:p>
    <w:p w14:paraId="6CA6780D" w14:textId="77777777" w:rsidR="00B70E92" w:rsidRPr="005A1B88" w:rsidRDefault="00B70E92" w:rsidP="00B70E92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49587C8A" w14:textId="77777777" w:rsidR="00B70E92" w:rsidRPr="005A1B88" w:rsidRDefault="00B70E92" w:rsidP="00B70E92">
      <w:pPr>
        <w:rPr>
          <w:rFonts w:ascii="Trebuchet MS" w:hAnsi="Trebuchet MS"/>
        </w:rPr>
      </w:pPr>
    </w:p>
    <w:p w14:paraId="62AE90AC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1" w:name="_Toc206596823"/>
      <w:r w:rsidRPr="005A1B88">
        <w:rPr>
          <w:rFonts w:ascii="Trebuchet MS" w:hAnsi="Trebuchet MS"/>
          <w:color w:val="002060"/>
          <w:sz w:val="24"/>
          <w:szCs w:val="24"/>
        </w:rPr>
        <w:t>Assumption/Notes</w:t>
      </w:r>
      <w:bookmarkEnd w:id="31"/>
    </w:p>
    <w:p w14:paraId="5DF10ED1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NA</w:t>
      </w:r>
    </w:p>
    <w:p w14:paraId="03D25D31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2" w:name="_Toc206596824"/>
      <w:bookmarkStart w:id="33" w:name="_Hlk514251034"/>
      <w:r w:rsidRPr="005A1B88">
        <w:rPr>
          <w:rFonts w:ascii="Trebuchet MS" w:hAnsi="Trebuchet MS"/>
          <w:color w:val="002060"/>
          <w:sz w:val="24"/>
          <w:szCs w:val="24"/>
        </w:rPr>
        <w:t>Annexure</w:t>
      </w:r>
      <w:bookmarkEnd w:id="32"/>
    </w:p>
    <w:bookmarkEnd w:id="33"/>
    <w:p w14:paraId="384DDE8B" w14:textId="77777777" w:rsidR="00B70E92" w:rsidRPr="005A1B88" w:rsidRDefault="00B70E92" w:rsidP="00B70E92">
      <w:pPr>
        <w:ind w:left="63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1E5F47C0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</w:p>
    <w:p w14:paraId="48504EA4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BE5C4C4" w14:textId="77777777" w:rsidR="00B70E92" w:rsidRDefault="00B70E92" w:rsidP="00B70E92"/>
    <w:p w14:paraId="48BA6F37" w14:textId="77777777" w:rsidR="00B70E92" w:rsidRDefault="00B70E92" w:rsidP="00B70E92"/>
    <w:p w14:paraId="33496CEB" w14:textId="77777777" w:rsidR="007F4347" w:rsidRDefault="007F4347"/>
    <w:sectPr w:rsidR="007F4347" w:rsidSect="0095521E">
      <w:headerReference w:type="default" r:id="rId10"/>
      <w:footerReference w:type="default" r:id="rId11"/>
      <w:pgSz w:w="11907" w:h="16840" w:code="9"/>
      <w:pgMar w:top="568" w:right="992" w:bottom="1259" w:left="1276" w:header="431" w:footer="14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735A" w14:textId="77777777" w:rsidR="001B3A9B" w:rsidRDefault="001B3A9B">
      <w:r>
        <w:separator/>
      </w:r>
    </w:p>
  </w:endnote>
  <w:endnote w:type="continuationSeparator" w:id="0">
    <w:p w14:paraId="0143873B" w14:textId="77777777" w:rsidR="001B3A9B" w:rsidRDefault="001B3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97F7" w14:textId="6F23DAFC" w:rsidR="00601C1E" w:rsidRPr="007F7EA3" w:rsidRDefault="00601C1E" w:rsidP="0095521E">
    <w:pPr>
      <w:pStyle w:val="Footer"/>
      <w:tabs>
        <w:tab w:val="clear" w:pos="4320"/>
        <w:tab w:val="clear" w:pos="8640"/>
      </w:tabs>
      <w:rPr>
        <w:rFonts w:ascii="Calibri Light" w:hAnsi="Calibri Light" w:cs="Calibri Light"/>
        <w:bCs/>
        <w:color w:val="00B0F0"/>
        <w:sz w:val="20"/>
        <w:szCs w:val="20"/>
      </w:rPr>
    </w:pPr>
    <w:r w:rsidRPr="007F7EA3">
      <w:rPr>
        <w:rFonts w:ascii="Calibri Light" w:hAnsi="Calibri Light" w:cs="Calibri Light"/>
        <w:bCs/>
        <w:color w:val="00B0F0"/>
        <w:sz w:val="20"/>
        <w:szCs w:val="20"/>
      </w:rPr>
      <w:t>Company Confidential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  <w:t xml:space="preserve"> Functional Specification Document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Pg.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PAGE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7250E4">
      <w:rPr>
        <w:rFonts w:ascii="Calibri Light" w:hAnsi="Calibri Light" w:cs="Calibri Light"/>
        <w:bCs/>
        <w:noProof/>
        <w:color w:val="00B0F0"/>
        <w:sz w:val="20"/>
        <w:szCs w:val="20"/>
      </w:rPr>
      <w:t>11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 of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NUMPAGES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7250E4">
      <w:rPr>
        <w:rFonts w:ascii="Calibri Light" w:hAnsi="Calibri Light" w:cs="Calibri Light"/>
        <w:bCs/>
        <w:noProof/>
        <w:color w:val="00B0F0"/>
        <w:sz w:val="20"/>
        <w:szCs w:val="20"/>
      </w:rPr>
      <w:t>11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D070" w14:textId="77777777" w:rsidR="001B3A9B" w:rsidRDefault="001B3A9B">
      <w:r>
        <w:separator/>
      </w:r>
    </w:p>
  </w:footnote>
  <w:footnote w:type="continuationSeparator" w:id="0">
    <w:p w14:paraId="4A959C2A" w14:textId="77777777" w:rsidR="001B3A9B" w:rsidRDefault="001B3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FDD3" w14:textId="77777777" w:rsidR="00601C1E" w:rsidRDefault="00601C1E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373A0" wp14:editId="5C37B350">
              <wp:simplePos x="0" y="0"/>
              <wp:positionH relativeFrom="page">
                <wp:posOffset>190500</wp:posOffset>
              </wp:positionH>
              <wp:positionV relativeFrom="page">
                <wp:posOffset>257175</wp:posOffset>
              </wp:positionV>
              <wp:extent cx="7156450" cy="10134600"/>
              <wp:effectExtent l="0" t="0" r="17780" b="13970"/>
              <wp:wrapNone/>
              <wp:docPr id="45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6450" cy="1013460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023FBA" id="Rectangle 5" o:spid="_x0000_s1026" style="position:absolute;margin-left:15pt;margin-top:20.25pt;width:563.5pt;height:798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" filled="f" strokecolor="#767171" strokeweight="1.25pt">
              <v:path arrowok="t"/>
              <w10:wrap anchorx="page" anchory="page"/>
            </v:rect>
          </w:pict>
        </mc:Fallback>
      </mc:AlternateContent>
    </w:r>
  </w:p>
  <w:p w14:paraId="5B415773" w14:textId="77777777" w:rsidR="00601C1E" w:rsidRDefault="00601C1E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sz w:val="32"/>
      </w:rPr>
      <w:t xml:space="preserve">    </w:t>
    </w:r>
    <w:r w:rsidRPr="00FC024C">
      <w:rPr>
        <w:noProof/>
        <w:sz w:val="32"/>
        <w:lang w:val="en-IN" w:eastAsia="en-IN"/>
      </w:rPr>
      <w:drawing>
        <wp:inline distT="0" distB="0" distL="0" distR="0" wp14:anchorId="5FE6FD5F" wp14:editId="3B930246">
          <wp:extent cx="1447800" cy="411480"/>
          <wp:effectExtent l="0" t="0" r="0" b="7620"/>
          <wp:docPr id="1317486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w:tab/>
    </w:r>
    <w:r>
      <w:rPr>
        <w:sz w:val="22"/>
        <w:szCs w:val="22"/>
      </w:rPr>
      <w:t xml:space="preserve"> </w:t>
    </w:r>
    <w:r w:rsidRPr="00FC024C">
      <w:rPr>
        <w:rFonts w:ascii="Trebuchet MS" w:hAnsi="Trebuchet MS"/>
        <w:sz w:val="28"/>
        <w:szCs w:val="28"/>
      </w:rPr>
      <w:t>FS Specification</w:t>
    </w:r>
    <w:r>
      <w:rPr>
        <w:sz w:val="22"/>
        <w:szCs w:val="22"/>
      </w:rPr>
      <w:tab/>
    </w:r>
    <w:r>
      <w:t xml:space="preserve">             </w:t>
    </w:r>
    <w:r>
      <w:rPr>
        <w:b/>
        <w:noProof/>
        <w:lang w:val="en-IN" w:eastAsia="en-IN"/>
      </w:rPr>
      <w:drawing>
        <wp:inline distT="0" distB="0" distL="0" distR="0" wp14:anchorId="11CB0C54" wp14:editId="35A49E46">
          <wp:extent cx="1295400" cy="411480"/>
          <wp:effectExtent l="0" t="0" r="0" b="7620"/>
          <wp:docPr id="34504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C4C1C6" w14:textId="77777777" w:rsidR="00601C1E" w:rsidRDefault="00601C1E" w:rsidP="0095521E">
    <w:pPr>
      <w:pStyle w:val="Header"/>
      <w:tabs>
        <w:tab w:val="clear" w:pos="4320"/>
        <w:tab w:val="clear" w:pos="8640"/>
        <w:tab w:val="left" w:pos="3772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58C045" wp14:editId="72D4CC90">
              <wp:simplePos x="0" y="0"/>
              <wp:positionH relativeFrom="column">
                <wp:posOffset>-594995</wp:posOffset>
              </wp:positionH>
              <wp:positionV relativeFrom="paragraph">
                <wp:posOffset>135890</wp:posOffset>
              </wp:positionV>
              <wp:extent cx="7143750" cy="19050"/>
              <wp:effectExtent l="5080" t="12065" r="13970" b="6985"/>
              <wp:wrapNone/>
              <wp:docPr id="162983481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4375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F335A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46.85pt;margin-top:10.7pt;width:562.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7D31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2E827593"/>
    <w:multiLevelType w:val="hybridMultilevel"/>
    <w:tmpl w:val="3356B812"/>
    <w:lvl w:ilvl="0" w:tplc="AC0CE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86335"/>
    <w:multiLevelType w:val="hybridMultilevel"/>
    <w:tmpl w:val="CF8EF31E"/>
    <w:lvl w:ilvl="0" w:tplc="620E4D3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A517F"/>
    <w:multiLevelType w:val="multilevel"/>
    <w:tmpl w:val="6BF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95E51C9"/>
    <w:multiLevelType w:val="hybridMultilevel"/>
    <w:tmpl w:val="D54EC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6E5E0C"/>
    <w:multiLevelType w:val="hybridMultilevel"/>
    <w:tmpl w:val="582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5053">
    <w:abstractNumId w:val="2"/>
  </w:num>
  <w:num w:numId="2" w16cid:durableId="1919248900">
    <w:abstractNumId w:val="0"/>
  </w:num>
  <w:num w:numId="3" w16cid:durableId="894857019">
    <w:abstractNumId w:val="3"/>
  </w:num>
  <w:num w:numId="4" w16cid:durableId="513033445">
    <w:abstractNumId w:val="4"/>
  </w:num>
  <w:num w:numId="5" w16cid:durableId="1446387905">
    <w:abstractNumId w:val="5"/>
  </w:num>
  <w:num w:numId="6" w16cid:durableId="15690015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GDA Bharat/CONSULTANT/H.O.">
    <w15:presenceInfo w15:providerId="AD" w15:userId="S::bharat.nagda@highbartech.com::7cba2a93-06b6-4503-a792-f03516ed4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92"/>
    <w:rsid w:val="00055781"/>
    <w:rsid w:val="00090725"/>
    <w:rsid w:val="000A5271"/>
    <w:rsid w:val="000C5E72"/>
    <w:rsid w:val="001236CE"/>
    <w:rsid w:val="0012599B"/>
    <w:rsid w:val="00131792"/>
    <w:rsid w:val="001B2CC6"/>
    <w:rsid w:val="001B3A9B"/>
    <w:rsid w:val="001D7395"/>
    <w:rsid w:val="00203AE2"/>
    <w:rsid w:val="002A7D61"/>
    <w:rsid w:val="003A3583"/>
    <w:rsid w:val="003B669E"/>
    <w:rsid w:val="00425645"/>
    <w:rsid w:val="0046368A"/>
    <w:rsid w:val="00485295"/>
    <w:rsid w:val="004B2854"/>
    <w:rsid w:val="00584C68"/>
    <w:rsid w:val="005E3A36"/>
    <w:rsid w:val="00601C1E"/>
    <w:rsid w:val="007250E4"/>
    <w:rsid w:val="00736A69"/>
    <w:rsid w:val="007632DD"/>
    <w:rsid w:val="007F4347"/>
    <w:rsid w:val="00861245"/>
    <w:rsid w:val="00865D2E"/>
    <w:rsid w:val="008A727F"/>
    <w:rsid w:val="008D7AFB"/>
    <w:rsid w:val="00946937"/>
    <w:rsid w:val="0095521E"/>
    <w:rsid w:val="00972225"/>
    <w:rsid w:val="009A3DE9"/>
    <w:rsid w:val="00A20949"/>
    <w:rsid w:val="00A63E9F"/>
    <w:rsid w:val="00AB6542"/>
    <w:rsid w:val="00AD7288"/>
    <w:rsid w:val="00AE79B1"/>
    <w:rsid w:val="00AF25F0"/>
    <w:rsid w:val="00B70E92"/>
    <w:rsid w:val="00C31972"/>
    <w:rsid w:val="00C454CB"/>
    <w:rsid w:val="00CC34E1"/>
    <w:rsid w:val="00D34469"/>
    <w:rsid w:val="00E034A7"/>
    <w:rsid w:val="00E12414"/>
    <w:rsid w:val="00F61728"/>
    <w:rsid w:val="00F81A23"/>
    <w:rsid w:val="00FF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315888"/>
  <w15:chartTrackingRefBased/>
  <w15:docId w15:val="{844761BB-101B-45AC-A424-D619D25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7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7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70E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7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70E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70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70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70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70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70E9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rsid w:val="00B70E9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rsid w:val="00B70E92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B70E92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B70E92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B70E92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B70E92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70E92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70E92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0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9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92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7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92"/>
    <w:rPr>
      <w:rFonts w:ascii="Times New Roman" w:eastAsia="Times New Roman" w:hAnsi="Times New Roman" w:cs="Times New Roman"/>
      <w:i/>
      <w:iCs/>
      <w:color w:val="2E74B5" w:themeColor="accent1" w:themeShade="BF"/>
      <w:sz w:val="24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70E9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rsid w:val="00B70E9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B70E92"/>
    <w:pPr>
      <w:spacing w:before="120" w:after="120"/>
    </w:pPr>
    <w:rPr>
      <w:rFonts w:ascii="Trebuchet MS" w:hAnsi="Trebuchet MS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rsid w:val="00B70E92"/>
    <w:pPr>
      <w:tabs>
        <w:tab w:val="left" w:pos="1100"/>
        <w:tab w:val="right" w:leader="dot" w:pos="8630"/>
      </w:tabs>
      <w:spacing w:line="360" w:lineRule="auto"/>
      <w:ind w:left="238"/>
    </w:pPr>
    <w:rPr>
      <w:rFonts w:ascii="Trebuchet MS" w:hAnsi="Trebuchet MS"/>
      <w:b/>
      <w:noProof/>
      <w:sz w:val="20"/>
      <w:szCs w:val="20"/>
    </w:rPr>
  </w:style>
  <w:style w:type="paragraph" w:styleId="TOC3">
    <w:name w:val="toc 3"/>
    <w:basedOn w:val="Normal"/>
    <w:next w:val="Normal"/>
    <w:autoRedefine/>
    <w:rsid w:val="00B70E92"/>
    <w:pPr>
      <w:ind w:left="480"/>
    </w:pPr>
    <w:rPr>
      <w:i/>
      <w:iCs/>
    </w:rPr>
  </w:style>
  <w:style w:type="paragraph" w:customStyle="1" w:styleId="Spacing">
    <w:name w:val="Spacing"/>
    <w:basedOn w:val="Normal"/>
    <w:rsid w:val="00B70E92"/>
    <w:pPr>
      <w:spacing w:line="160" w:lineRule="exact"/>
      <w:jc w:val="both"/>
    </w:pPr>
  </w:style>
  <w:style w:type="paragraph" w:styleId="Header">
    <w:name w:val="header"/>
    <w:aliases w:val="Even,h,Chapter Name"/>
    <w:basedOn w:val="Normal"/>
    <w:link w:val="HeaderChar"/>
    <w:rsid w:val="00B70E92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ven Char,h Char,Chapter Name Char"/>
    <w:basedOn w:val="DefaultParagraphFont"/>
    <w:link w:val="Head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B70E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B70E92"/>
    <w:rPr>
      <w:b/>
    </w:rPr>
  </w:style>
  <w:style w:type="character" w:styleId="Hyperlink">
    <w:name w:val="Hyperlink"/>
    <w:uiPriority w:val="99"/>
    <w:rsid w:val="00B70E92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B70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0E92"/>
    <w:rPr>
      <w:rFonts w:ascii="Tahoma" w:eastAsia="Times New Roman" w:hAnsi="Tahoma" w:cs="Tahoma"/>
      <w:sz w:val="16"/>
      <w:szCs w:val="16"/>
      <w:lang w:val="en-GB"/>
    </w:rPr>
  </w:style>
  <w:style w:type="character" w:customStyle="1" w:styleId="EmailStyle381">
    <w:name w:val="EmailStyle381"/>
    <w:semiHidden/>
    <w:rsid w:val="00B70E92"/>
    <w:rPr>
      <w:rFonts w:ascii="Arial" w:hAnsi="Arial" w:cs="Arial"/>
      <w:color w:val="auto"/>
      <w:sz w:val="20"/>
      <w:szCs w:val="20"/>
    </w:rPr>
  </w:style>
  <w:style w:type="character" w:customStyle="1" w:styleId="apple-style-span">
    <w:name w:val="apple-style-span"/>
    <w:rsid w:val="00B70E92"/>
    <w:rPr>
      <w:rFonts w:cs="Times New Roman"/>
    </w:rPr>
  </w:style>
  <w:style w:type="character" w:customStyle="1" w:styleId="WW8Num2z0">
    <w:name w:val="WW8Num2z0"/>
    <w:rsid w:val="00B70E92"/>
    <w:rPr>
      <w:rFonts w:ascii="Symbol" w:hAnsi="Symbol"/>
    </w:rPr>
  </w:style>
  <w:style w:type="paragraph" w:customStyle="1" w:styleId="Default">
    <w:name w:val="Default"/>
    <w:rsid w:val="00B70E9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character" w:customStyle="1" w:styleId="WW8Num3z1">
    <w:name w:val="WW8Num3z1"/>
    <w:rsid w:val="00B70E92"/>
    <w:rPr>
      <w:rFonts w:ascii="Times New Roman" w:hAnsi="Times New Roman"/>
      <w:b/>
      <w:sz w:val="26"/>
    </w:rPr>
  </w:style>
  <w:style w:type="paragraph" w:styleId="TOCHeading">
    <w:name w:val="TOC Heading"/>
    <w:basedOn w:val="Heading1"/>
    <w:next w:val="Normal"/>
    <w:uiPriority w:val="99"/>
    <w:qFormat/>
    <w:rsid w:val="00B70E92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B70E92"/>
    <w:pPr>
      <w:tabs>
        <w:tab w:val="num" w:pos="562"/>
      </w:tabs>
      <w:spacing w:before="60" w:after="60"/>
      <w:ind w:left="562" w:hanging="332"/>
    </w:pPr>
    <w:rPr>
      <w:rFonts w:ascii="Arial" w:hAnsi="Arial" w:cs="Arial"/>
      <w:sz w:val="20"/>
      <w:szCs w:val="20"/>
      <w:lang w:val="en-IN" w:eastAsia="en-IN"/>
    </w:rPr>
  </w:style>
  <w:style w:type="paragraph" w:customStyle="1" w:styleId="Formal1">
    <w:name w:val="Formal1"/>
    <w:basedOn w:val="Normal"/>
    <w:rsid w:val="00B70E92"/>
    <w:pPr>
      <w:spacing w:before="60" w:after="60"/>
    </w:pPr>
    <w:rPr>
      <w:szCs w:val="20"/>
      <w:lang w:val="en-US"/>
    </w:rPr>
  </w:style>
  <w:style w:type="paragraph" w:customStyle="1" w:styleId="TableText">
    <w:name w:val="Table Text"/>
    <w:basedOn w:val="Normal"/>
    <w:rsid w:val="00B70E92"/>
    <w:pPr>
      <w:spacing w:before="60" w:after="60"/>
    </w:pPr>
    <w:rPr>
      <w:rFonts w:ascii="Arial" w:eastAsia="SimSun" w:hAnsi="Arial" w:cs="Arial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70E9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B70E92"/>
    <w:pPr>
      <w:spacing w:after="120"/>
    </w:pPr>
    <w:rPr>
      <w:rFonts w:eastAsia="MS Mincho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B70E92"/>
    <w:rPr>
      <w:rFonts w:ascii="Times New Roman" w:eastAsia="MS Mincho" w:hAnsi="Times New Roman" w:cs="Times New Roman"/>
      <w:sz w:val="16"/>
      <w:szCs w:val="16"/>
      <w:lang w:val="en-US"/>
    </w:rPr>
  </w:style>
  <w:style w:type="paragraph" w:customStyle="1" w:styleId="TableColumnHeader">
    <w:name w:val="Table Column Header"/>
    <w:basedOn w:val="Normal"/>
    <w:rsid w:val="00B70E92"/>
    <w:pPr>
      <w:spacing w:before="120" w:after="170" w:line="260" w:lineRule="atLeast"/>
    </w:pPr>
    <w:rPr>
      <w:rFonts w:ascii="Arial" w:hAnsi="Arial"/>
      <w:b/>
      <w:sz w:val="20"/>
      <w:szCs w:val="20"/>
    </w:rPr>
  </w:style>
  <w:style w:type="paragraph" w:styleId="NormalWeb">
    <w:name w:val="Normal (Web)"/>
    <w:basedOn w:val="Normal"/>
    <w:uiPriority w:val="99"/>
    <w:rsid w:val="00B70E92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lang w:val="en-US"/>
    </w:rPr>
  </w:style>
  <w:style w:type="paragraph" w:customStyle="1" w:styleId="xl33">
    <w:name w:val="xl33"/>
    <w:basedOn w:val="Normal"/>
    <w:rsid w:val="00B70E9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US"/>
    </w:rPr>
  </w:style>
  <w:style w:type="character" w:styleId="PageNumber">
    <w:name w:val="page number"/>
    <w:rsid w:val="00B70E92"/>
    <w:rPr>
      <w:rFonts w:cs="Times New Roman"/>
    </w:rPr>
  </w:style>
  <w:style w:type="paragraph" w:customStyle="1" w:styleId="BodySingle">
    <w:name w:val="Body Single"/>
    <w:basedOn w:val="BodyText"/>
    <w:rsid w:val="00B70E92"/>
    <w:pPr>
      <w:spacing w:after="0" w:line="260" w:lineRule="atLeast"/>
    </w:pPr>
    <w:rPr>
      <w:rFonts w:ascii="Arial" w:hAnsi="Arial" w:cs="Arial"/>
      <w:sz w:val="22"/>
      <w:szCs w:val="20"/>
    </w:rPr>
  </w:style>
  <w:style w:type="paragraph" w:customStyle="1" w:styleId="Bullet">
    <w:name w:val="Bullet"/>
    <w:basedOn w:val="BodyText2"/>
    <w:rsid w:val="00B70E92"/>
    <w:pPr>
      <w:numPr>
        <w:numId w:val="1"/>
      </w:numPr>
      <w:tabs>
        <w:tab w:val="clear" w:pos="720"/>
      </w:tabs>
      <w:spacing w:after="0" w:line="240" w:lineRule="auto"/>
      <w:ind w:left="0" w:firstLine="0"/>
      <w:jc w:val="both"/>
    </w:pPr>
    <w:rPr>
      <w:rFonts w:cs="Arial"/>
    </w:rPr>
  </w:style>
  <w:style w:type="paragraph" w:styleId="BodyText2">
    <w:name w:val="Body Text 2"/>
    <w:basedOn w:val="Normal"/>
    <w:link w:val="BodyText2Char"/>
    <w:rsid w:val="00B70E92"/>
    <w:pPr>
      <w:spacing w:after="120" w:line="480" w:lineRule="auto"/>
    </w:pPr>
    <w:rPr>
      <w:rFonts w:ascii="Arial" w:hAnsi="Arial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rsid w:val="00B70E92"/>
    <w:rPr>
      <w:rFonts w:ascii="Arial" w:eastAsia="Times New Roman" w:hAnsi="Arial" w:cs="Times New Roman"/>
      <w:szCs w:val="24"/>
      <w:lang w:val="en-US"/>
    </w:rPr>
  </w:style>
  <w:style w:type="paragraph" w:styleId="TOC4">
    <w:name w:val="toc 4"/>
    <w:basedOn w:val="Normal"/>
    <w:next w:val="Normal"/>
    <w:autoRedefine/>
    <w:rsid w:val="00B70E92"/>
    <w:pPr>
      <w:ind w:left="720"/>
    </w:pPr>
    <w:rPr>
      <w:rFonts w:ascii="Arial" w:hAnsi="Arial"/>
      <w:sz w:val="22"/>
      <w:lang w:val="en-US"/>
    </w:rPr>
  </w:style>
  <w:style w:type="paragraph" w:styleId="TOC5">
    <w:name w:val="toc 5"/>
    <w:basedOn w:val="Normal"/>
    <w:next w:val="Normal"/>
    <w:autoRedefine/>
    <w:rsid w:val="00B70E92"/>
    <w:pPr>
      <w:ind w:left="960"/>
    </w:pPr>
    <w:rPr>
      <w:rFonts w:ascii="Arial" w:hAnsi="Arial"/>
      <w:sz w:val="22"/>
      <w:lang w:val="en-US"/>
    </w:rPr>
  </w:style>
  <w:style w:type="paragraph" w:styleId="TOC6">
    <w:name w:val="toc 6"/>
    <w:basedOn w:val="Normal"/>
    <w:next w:val="Normal"/>
    <w:autoRedefine/>
    <w:rsid w:val="00B70E92"/>
    <w:pPr>
      <w:ind w:left="1200"/>
    </w:pPr>
    <w:rPr>
      <w:rFonts w:ascii="Arial" w:hAnsi="Arial"/>
      <w:sz w:val="22"/>
      <w:lang w:val="en-US"/>
    </w:rPr>
  </w:style>
  <w:style w:type="paragraph" w:styleId="TOC7">
    <w:name w:val="toc 7"/>
    <w:basedOn w:val="Normal"/>
    <w:next w:val="Normal"/>
    <w:autoRedefine/>
    <w:rsid w:val="00B70E92"/>
    <w:pPr>
      <w:ind w:left="1440"/>
    </w:pPr>
    <w:rPr>
      <w:rFonts w:ascii="Arial" w:hAnsi="Arial"/>
      <w:sz w:val="22"/>
      <w:lang w:val="en-US"/>
    </w:rPr>
  </w:style>
  <w:style w:type="paragraph" w:styleId="TOC8">
    <w:name w:val="toc 8"/>
    <w:basedOn w:val="Normal"/>
    <w:next w:val="Normal"/>
    <w:autoRedefine/>
    <w:rsid w:val="00B70E92"/>
    <w:pPr>
      <w:ind w:left="1680"/>
    </w:pPr>
    <w:rPr>
      <w:rFonts w:ascii="Arial" w:hAnsi="Arial"/>
      <w:sz w:val="22"/>
      <w:lang w:val="en-US"/>
    </w:rPr>
  </w:style>
  <w:style w:type="paragraph" w:styleId="TOC9">
    <w:name w:val="toc 9"/>
    <w:basedOn w:val="Normal"/>
    <w:next w:val="Normal"/>
    <w:autoRedefine/>
    <w:rsid w:val="00B70E92"/>
    <w:pPr>
      <w:ind w:left="1920"/>
    </w:pPr>
    <w:rPr>
      <w:rFonts w:ascii="Arial" w:hAnsi="Arial"/>
      <w:sz w:val="22"/>
      <w:lang w:val="en-US"/>
    </w:rPr>
  </w:style>
  <w:style w:type="character" w:styleId="FollowedHyperlink">
    <w:name w:val="FollowedHyperlink"/>
    <w:rsid w:val="00B70E92"/>
    <w:rPr>
      <w:rFonts w:cs="Times New Roman"/>
      <w:color w:val="800080"/>
      <w:u w:val="single"/>
    </w:rPr>
  </w:style>
  <w:style w:type="paragraph" w:styleId="BodyTextIndent">
    <w:name w:val="Body Text Indent"/>
    <w:basedOn w:val="Normal"/>
    <w:link w:val="BodyTextIndentChar"/>
    <w:rsid w:val="00B70E92"/>
    <w:pPr>
      <w:ind w:firstLine="720"/>
      <w:jc w:val="both"/>
    </w:pPr>
    <w:rPr>
      <w:rFonts w:ascii="Verdana" w:hAnsi="Verdana"/>
      <w:color w:val="000000"/>
      <w:sz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B70E92"/>
    <w:rPr>
      <w:rFonts w:ascii="Verdana" w:eastAsia="Times New Roman" w:hAnsi="Verdana" w:cs="Times New Roman"/>
      <w:color w:val="000000"/>
      <w:szCs w:val="24"/>
      <w:lang w:val="en-US"/>
    </w:rPr>
  </w:style>
  <w:style w:type="paragraph" w:styleId="TableofFigures">
    <w:name w:val="table of figures"/>
    <w:basedOn w:val="Normal"/>
    <w:next w:val="Normal"/>
    <w:rsid w:val="00B70E92"/>
    <w:pPr>
      <w:ind w:left="480" w:hanging="480"/>
    </w:pPr>
    <w:rPr>
      <w:rFonts w:ascii="Arial" w:hAnsi="Arial"/>
      <w:sz w:val="22"/>
      <w:lang w:val="en-US"/>
    </w:rPr>
  </w:style>
  <w:style w:type="table" w:customStyle="1" w:styleId="LightShading1">
    <w:name w:val="Light Shading1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mailStyle751">
    <w:name w:val="EmailStyle751"/>
    <w:rsid w:val="00B70E92"/>
    <w:rPr>
      <w:rFonts w:ascii="Arial" w:hAnsi="Arial" w:cs="Arial"/>
      <w:color w:val="000000"/>
      <w:sz w:val="20"/>
    </w:rPr>
  </w:style>
  <w:style w:type="numbering" w:customStyle="1" w:styleId="Style1">
    <w:name w:val="Style1"/>
    <w:rsid w:val="00B70E92"/>
    <w:pPr>
      <w:numPr>
        <w:numId w:val="2"/>
      </w:numPr>
    </w:pPr>
  </w:style>
  <w:style w:type="character" w:styleId="CommentReference">
    <w:name w:val="annotation reference"/>
    <w:rsid w:val="00B70E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0E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E9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B70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0E92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">
    <w:name w:val="List"/>
    <w:aliases w:val="List Bulleted"/>
    <w:basedOn w:val="Normal"/>
    <w:rsid w:val="00B70E92"/>
    <w:pPr>
      <w:spacing w:before="60" w:after="60"/>
    </w:pPr>
    <w:rPr>
      <w:rFonts w:ascii="Arial" w:hAnsi="Arial"/>
      <w:sz w:val="20"/>
      <w:szCs w:val="20"/>
      <w:lang w:val="de-DE"/>
    </w:rPr>
  </w:style>
  <w:style w:type="character" w:customStyle="1" w:styleId="UserInput">
    <w:name w:val="User Input"/>
    <w:rsid w:val="00B70E92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078CA-F8DF-4E90-B0D0-5DD8A42B2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11</Pages>
  <Words>1986</Words>
  <Characters>9775</Characters>
  <Application>Microsoft Office Word</Application>
  <DocSecurity>0</DocSecurity>
  <Lines>1086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61</cp:revision>
  <dcterms:created xsi:type="dcterms:W3CDTF">2025-08-25T05:51:00Z</dcterms:created>
  <dcterms:modified xsi:type="dcterms:W3CDTF">2025-12-10T08:49:00Z</dcterms:modified>
</cp:coreProperties>
</file>