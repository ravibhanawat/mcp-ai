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ECD1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  <w:bookmarkStart w:id="0" w:name="_Toc521816318"/>
      <w:bookmarkStart w:id="1" w:name="_Toc521818865"/>
      <w:bookmarkStart w:id="2" w:name="_Toc521816320"/>
      <w:bookmarkStart w:id="3" w:name="_Toc521818867"/>
    </w:p>
    <w:p w14:paraId="49DEAE9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EDBC7E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0906027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DC5886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E0F38F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908B87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E988BA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D33A11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0B824E9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36CB68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CA3B94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008BD4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A51A65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967C3E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CD45741" w14:textId="77777777" w:rsidR="00B70E92" w:rsidRPr="005A1B88" w:rsidRDefault="00B70E92" w:rsidP="00B70E92">
      <w:pPr>
        <w:tabs>
          <w:tab w:val="left" w:pos="6210"/>
        </w:tabs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Arial"/>
          <w:b/>
          <w:bCs/>
          <w:sz w:val="22"/>
          <w:szCs w:val="22"/>
        </w:rPr>
        <w:tab/>
      </w:r>
    </w:p>
    <w:p w14:paraId="592431A0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C90BF3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8054128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CA165A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6C4EA58" w14:textId="77777777" w:rsidR="00B70E92" w:rsidRPr="005A1B88" w:rsidRDefault="00B70E92" w:rsidP="00B70E92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B5EFA6D" w14:textId="77777777" w:rsidR="00B70E92" w:rsidRPr="005A1B88" w:rsidRDefault="00B70E92" w:rsidP="00B70E92">
      <w:pPr>
        <w:shd w:val="clear" w:color="auto" w:fill="002060"/>
        <w:jc w:val="center"/>
        <w:rPr>
          <w:rFonts w:ascii="Trebuchet MS" w:hAnsi="Trebuchet MS" w:cs="Calibri"/>
          <w:b/>
          <w:bCs/>
          <w:sz w:val="28"/>
          <w:szCs w:val="28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Functional Specification Document</w:t>
      </w:r>
    </w:p>
    <w:p w14:paraId="25B9F3E0" w14:textId="77777777" w:rsidR="00B70E92" w:rsidRPr="005A1B88" w:rsidRDefault="00B70E92" w:rsidP="00B70E92">
      <w:pPr>
        <w:shd w:val="clear" w:color="auto" w:fill="002060"/>
        <w:jc w:val="both"/>
        <w:rPr>
          <w:rFonts w:ascii="Trebuchet MS" w:hAnsi="Trebuchet MS" w:cs="Arial"/>
          <w:b/>
          <w:bCs/>
          <w:sz w:val="22"/>
          <w:szCs w:val="22"/>
        </w:rPr>
      </w:pPr>
      <w:r w:rsidRPr="005A1B88">
        <w:rPr>
          <w:rFonts w:ascii="Trebuchet MS" w:hAnsi="Trebuchet MS" w:cs="Calibri"/>
          <w:b/>
          <w:bCs/>
          <w:sz w:val="28"/>
          <w:szCs w:val="28"/>
        </w:rPr>
        <w:t xml:space="preserve"> </w:t>
      </w:r>
    </w:p>
    <w:p w14:paraId="69CDAEC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2B67F9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E4A0E15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A0B4558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D703BC7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5B2100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B1E4C2A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645CBCE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4C7B4FF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C7774A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DC1FDB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62FE67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6A8726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7392B30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73AA78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038DC41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20665BAB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1D76F7D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0DCD16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259F85F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099FE79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EC43702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87F2A69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18ABA17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211C3D3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4E92235C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5763529E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18655B35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p w14:paraId="0368B1A3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p w14:paraId="6273623A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7F8C24C2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p w14:paraId="3E6B1093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Document Summary</w:t>
      </w:r>
    </w:p>
    <w:p w14:paraId="2C67B909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</w:p>
    <w:tbl>
      <w:tblPr>
        <w:tblpPr w:leftFromText="180" w:rightFromText="180" w:vertAnchor="text" w:horzAnchor="margin" w:tblpX="108" w:tblpY="67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95"/>
        <w:gridCol w:w="6744"/>
      </w:tblGrid>
      <w:tr w:rsidR="00B70E92" w:rsidRPr="005A1B88" w14:paraId="0BC6B6E7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22325BBF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  <w:t>Document Name</w:t>
            </w:r>
          </w:p>
        </w:tc>
        <w:tc>
          <w:tcPr>
            <w:tcW w:w="6744" w:type="dxa"/>
            <w:vAlign w:val="center"/>
          </w:tcPr>
          <w:p w14:paraId="00F68130" w14:textId="77777777" w:rsidR="00B70E92" w:rsidRPr="005A1B88" w:rsidRDefault="00B70E92" w:rsidP="0095521E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Smart-form</w:t>
            </w:r>
          </w:p>
        </w:tc>
      </w:tr>
      <w:tr w:rsidR="00B70E92" w:rsidRPr="005A1B88" w14:paraId="4153037A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616372B1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ID</w:t>
            </w:r>
          </w:p>
        </w:tc>
        <w:tc>
          <w:tcPr>
            <w:tcW w:w="6744" w:type="dxa"/>
            <w:vAlign w:val="center"/>
          </w:tcPr>
          <w:p w14:paraId="3F33CD2D" w14:textId="45AFE9F1" w:rsidR="00B70E92" w:rsidRPr="001A4E66" w:rsidRDefault="00324B0F" w:rsidP="0095521E">
            <w:pPr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FSD_SD01J</w:t>
            </w:r>
            <w:r w:rsidR="00B70E92">
              <w:rPr>
                <w:rFonts w:ascii="Trebuchet MS" w:hAnsi="Trebuchet MS" w:cs="Arial"/>
                <w:bCs/>
                <w:sz w:val="22"/>
                <w:szCs w:val="22"/>
              </w:rPr>
              <w:t xml:space="preserve"> – </w:t>
            </w:r>
            <w:r>
              <w:rPr>
                <w:rFonts w:ascii="Trebuchet MS" w:hAnsi="Trebuchet MS" w:cs="Arial"/>
                <w:bCs/>
                <w:sz w:val="22"/>
                <w:szCs w:val="22"/>
              </w:rPr>
              <w:t>Allotment</w:t>
            </w:r>
            <w:r w:rsidR="00B70E92">
              <w:rPr>
                <w:rFonts w:ascii="Trebuchet MS" w:hAnsi="Trebuchet MS"/>
                <w:bCs/>
                <w:sz w:val="22"/>
                <w:szCs w:val="22"/>
              </w:rPr>
              <w:t xml:space="preserve"> Letter </w:t>
            </w:r>
            <w:r w:rsidR="00D17BE1">
              <w:rPr>
                <w:rFonts w:ascii="Trebuchet MS" w:hAnsi="Trebuchet MS"/>
                <w:bCs/>
                <w:sz w:val="22"/>
                <w:szCs w:val="22"/>
              </w:rPr>
              <w:t>- CF</w:t>
            </w:r>
          </w:p>
        </w:tc>
      </w:tr>
      <w:tr w:rsidR="00B70E92" w:rsidRPr="005A1B88" w14:paraId="113CBC6F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28B927C7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RGS reference</w:t>
            </w:r>
          </w:p>
        </w:tc>
        <w:tc>
          <w:tcPr>
            <w:tcW w:w="6744" w:type="dxa"/>
            <w:vAlign w:val="center"/>
          </w:tcPr>
          <w:p w14:paraId="6237C991" w14:textId="57D397E1" w:rsidR="00B70E92" w:rsidRPr="005A1B88" w:rsidRDefault="00324B0F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RGS_SD01J – Allotment</w:t>
            </w:r>
            <w:r w:rsidR="00B70E92">
              <w:rPr>
                <w:rFonts w:ascii="Trebuchet MS" w:hAnsi="Trebuchet MS"/>
                <w:bCs/>
                <w:sz w:val="22"/>
                <w:szCs w:val="22"/>
              </w:rPr>
              <w:t xml:space="preserve"> Letter</w:t>
            </w:r>
            <w:r w:rsidR="00D17BE1">
              <w:rPr>
                <w:rFonts w:ascii="Trebuchet MS" w:hAnsi="Trebuchet MS"/>
                <w:bCs/>
                <w:sz w:val="22"/>
                <w:szCs w:val="22"/>
              </w:rPr>
              <w:t xml:space="preserve"> - CF</w:t>
            </w:r>
          </w:p>
        </w:tc>
      </w:tr>
      <w:tr w:rsidR="00B70E92" w:rsidRPr="005A1B88" w14:paraId="3D0159AB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6215B25B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6744" w:type="dxa"/>
            <w:vAlign w:val="center"/>
          </w:tcPr>
          <w:p w14:paraId="75684A8F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Mr. Bharat Kumar Nagda</w:t>
            </w:r>
          </w:p>
        </w:tc>
      </w:tr>
      <w:tr w:rsidR="00B70E92" w:rsidRPr="005A1B88" w14:paraId="715FE20B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77D9C990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Name of Development (Short Description)</w:t>
            </w:r>
          </w:p>
        </w:tc>
        <w:tc>
          <w:tcPr>
            <w:tcW w:w="6744" w:type="dxa"/>
            <w:vAlign w:val="center"/>
          </w:tcPr>
          <w:p w14:paraId="79168E59" w14:textId="58BA1A5F" w:rsidR="00B70E92" w:rsidRPr="005A1B88" w:rsidRDefault="00324B0F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Allotment</w:t>
            </w:r>
            <w:r w:rsidR="00B70E92">
              <w:rPr>
                <w:rFonts w:ascii="Trebuchet MS" w:hAnsi="Trebuchet MS"/>
                <w:bCs/>
                <w:sz w:val="22"/>
                <w:szCs w:val="22"/>
              </w:rPr>
              <w:t xml:space="preserve"> Letter</w:t>
            </w:r>
          </w:p>
        </w:tc>
      </w:tr>
      <w:tr w:rsidR="00B70E92" w:rsidRPr="005A1B88" w14:paraId="7F504FA5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066FA7A0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Development Type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– WFRICE</w:t>
            </w:r>
          </w:p>
        </w:tc>
        <w:tc>
          <w:tcPr>
            <w:tcW w:w="6744" w:type="dxa"/>
            <w:vAlign w:val="center"/>
          </w:tcPr>
          <w:p w14:paraId="047E60B2" w14:textId="29D85E6E" w:rsidR="00B70E92" w:rsidRPr="005A1B88" w:rsidRDefault="00324B0F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Form</w:t>
            </w:r>
          </w:p>
        </w:tc>
      </w:tr>
      <w:tr w:rsidR="00B70E92" w:rsidRPr="005A1B88" w14:paraId="3D3E5626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470C7BFB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Module</w:t>
            </w:r>
          </w:p>
        </w:tc>
        <w:tc>
          <w:tcPr>
            <w:tcW w:w="6744" w:type="dxa"/>
            <w:vAlign w:val="center"/>
          </w:tcPr>
          <w:p w14:paraId="44FD1C95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SD</w:t>
            </w:r>
          </w:p>
        </w:tc>
      </w:tr>
      <w:tr w:rsidR="00B70E92" w:rsidRPr="005A1B88" w14:paraId="5DE2C31A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1B7BB75D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bCs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Required 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New</w:t>
            </w:r>
          </w:p>
        </w:tc>
        <w:tc>
          <w:tcPr>
            <w:tcW w:w="6744" w:type="dxa"/>
            <w:vAlign w:val="center"/>
          </w:tcPr>
          <w:p w14:paraId="7436302A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ZSD_PRINT</w:t>
            </w:r>
          </w:p>
        </w:tc>
      </w:tr>
      <w:tr w:rsidR="00B70E92" w:rsidRPr="005A1B88" w14:paraId="16FF737B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5F63A26C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 w:cs="Arial"/>
                <w:color w:val="002060"/>
                <w:sz w:val="22"/>
                <w:szCs w:val="22"/>
              </w:rPr>
              <w:t>T-Code</w:t>
            </w:r>
            <w:r>
              <w:rPr>
                <w:rFonts w:ascii="Trebuchet MS" w:hAnsi="Trebuchet MS" w:cs="Arial"/>
                <w:color w:val="002060"/>
                <w:sz w:val="22"/>
                <w:szCs w:val="22"/>
              </w:rPr>
              <w:t xml:space="preserve"> - Existing</w:t>
            </w:r>
          </w:p>
        </w:tc>
        <w:tc>
          <w:tcPr>
            <w:tcW w:w="6744" w:type="dxa"/>
            <w:vAlign w:val="center"/>
          </w:tcPr>
          <w:p w14:paraId="0C5AEB3E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  <w:r>
              <w:rPr>
                <w:rFonts w:ascii="Trebuchet MS" w:hAnsi="Trebuchet MS"/>
                <w:bCs/>
                <w:sz w:val="22"/>
                <w:szCs w:val="22"/>
              </w:rPr>
              <w:t>NA</w:t>
            </w:r>
          </w:p>
        </w:tc>
      </w:tr>
      <w:tr w:rsidR="00B70E92" w:rsidRPr="005A1B88" w14:paraId="4E40096E" w14:textId="77777777" w:rsidTr="0095521E">
        <w:trPr>
          <w:trHeight w:val="321"/>
        </w:trPr>
        <w:tc>
          <w:tcPr>
            <w:tcW w:w="2895" w:type="dxa"/>
            <w:vAlign w:val="center"/>
          </w:tcPr>
          <w:p w14:paraId="60FDF3DF" w14:textId="77777777" w:rsidR="00B70E92" w:rsidRPr="005A1B88" w:rsidRDefault="00B70E92" w:rsidP="0095521E">
            <w:pPr>
              <w:pStyle w:val="FormSubHead"/>
              <w:jc w:val="both"/>
              <w:rPr>
                <w:rFonts w:ascii="Trebuchet MS" w:hAnsi="Trebuchet MS" w:cs="Arial"/>
                <w:color w:val="002060"/>
                <w:sz w:val="22"/>
                <w:szCs w:val="22"/>
              </w:rPr>
            </w:pPr>
          </w:p>
        </w:tc>
        <w:tc>
          <w:tcPr>
            <w:tcW w:w="6744" w:type="dxa"/>
            <w:vAlign w:val="center"/>
          </w:tcPr>
          <w:p w14:paraId="0981A914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bCs/>
                <w:sz w:val="22"/>
                <w:szCs w:val="22"/>
              </w:rPr>
            </w:pPr>
          </w:p>
        </w:tc>
      </w:tr>
    </w:tbl>
    <w:p w14:paraId="09B69E66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3DE775F0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73A44B94" w14:textId="77777777" w:rsidR="00B70E92" w:rsidRPr="005A1B88" w:rsidRDefault="00B70E92" w:rsidP="00B70E92">
      <w:pPr>
        <w:jc w:val="both"/>
        <w:rPr>
          <w:rFonts w:ascii="Trebuchet MS" w:hAnsi="Trebuchet MS" w:cs="Arial"/>
          <w:b/>
          <w:bCs/>
          <w:sz w:val="22"/>
          <w:szCs w:val="22"/>
        </w:rPr>
      </w:pPr>
    </w:p>
    <w:p w14:paraId="00F47357" w14:textId="77777777" w:rsidR="00B70E92" w:rsidRPr="005A1B88" w:rsidRDefault="00B70E92" w:rsidP="00B70E92">
      <w:pPr>
        <w:jc w:val="both"/>
        <w:rPr>
          <w:rFonts w:ascii="Trebuchet MS" w:hAnsi="Trebuchet MS"/>
          <w:bCs/>
          <w:color w:val="002060"/>
          <w:sz w:val="28"/>
          <w:szCs w:val="28"/>
        </w:rPr>
      </w:pPr>
      <w:bookmarkStart w:id="4" w:name="_Toc506117851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Document </w:t>
      </w:r>
      <w:bookmarkEnd w:id="4"/>
      <w:r w:rsidRPr="005A1B88">
        <w:rPr>
          <w:rFonts w:ascii="Trebuchet MS" w:hAnsi="Trebuchet MS"/>
          <w:bCs/>
          <w:color w:val="002060"/>
          <w:sz w:val="28"/>
          <w:szCs w:val="28"/>
        </w:rPr>
        <w:t xml:space="preserve">Version History </w:t>
      </w:r>
    </w:p>
    <w:p w14:paraId="3CF98CC6" w14:textId="77777777" w:rsidR="00B70E92" w:rsidRPr="007A5F9C" w:rsidRDefault="00B70E92" w:rsidP="00B70E92">
      <w:pPr>
        <w:jc w:val="both"/>
        <w:rPr>
          <w:rFonts w:ascii="Trebuchet MS" w:hAnsi="Trebuchet MS"/>
          <w:bCs/>
          <w:i/>
          <w:color w:val="002060"/>
          <w:sz w:val="22"/>
          <w:szCs w:val="22"/>
        </w:rPr>
      </w:pPr>
      <w:r w:rsidRPr="007A5F9C">
        <w:rPr>
          <w:rFonts w:ascii="Trebuchet MS" w:hAnsi="Trebuchet MS"/>
          <w:bCs/>
          <w:color w:val="002060"/>
          <w:sz w:val="22"/>
          <w:szCs w:val="22"/>
        </w:rPr>
        <w:t>(</w:t>
      </w:r>
      <w:r w:rsidRPr="007A5F9C">
        <w:rPr>
          <w:rFonts w:ascii="Trebuchet MS" w:hAnsi="Trebuchet MS"/>
          <w:bCs/>
          <w:i/>
          <w:color w:val="002060"/>
          <w:sz w:val="22"/>
          <w:szCs w:val="22"/>
        </w:rPr>
        <w:t>Version details to be maintained inside the Code as well)</w:t>
      </w:r>
    </w:p>
    <w:p w14:paraId="4C9A5C4D" w14:textId="77777777" w:rsidR="00B70E92" w:rsidRPr="005A1B88" w:rsidRDefault="00B70E92" w:rsidP="00B70E92">
      <w:pPr>
        <w:jc w:val="both"/>
        <w:rPr>
          <w:rFonts w:ascii="Trebuchet MS" w:hAnsi="Trebuchet MS"/>
          <w:bCs/>
          <w:sz w:val="22"/>
          <w:szCs w:val="22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993"/>
        <w:gridCol w:w="1275"/>
        <w:gridCol w:w="1843"/>
        <w:gridCol w:w="1276"/>
        <w:gridCol w:w="1557"/>
        <w:gridCol w:w="1420"/>
        <w:gridCol w:w="1417"/>
      </w:tblGrid>
      <w:tr w:rsidR="00B70E92" w:rsidRPr="00EC092B" w14:paraId="6E7B1C86" w14:textId="77777777" w:rsidTr="0095521E">
        <w:trPr>
          <w:trHeight w:val="474"/>
        </w:trPr>
        <w:tc>
          <w:tcPr>
            <w:tcW w:w="993" w:type="dxa"/>
            <w:vAlign w:val="center"/>
          </w:tcPr>
          <w:p w14:paraId="58D3C924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</w:tc>
        <w:tc>
          <w:tcPr>
            <w:tcW w:w="1275" w:type="dxa"/>
            <w:vAlign w:val="center"/>
          </w:tcPr>
          <w:p w14:paraId="4FD85BBE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Date</w:t>
            </w:r>
          </w:p>
        </w:tc>
        <w:tc>
          <w:tcPr>
            <w:tcW w:w="1843" w:type="dxa"/>
            <w:vAlign w:val="center"/>
          </w:tcPr>
          <w:p w14:paraId="3A4476EB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</w:t>
            </w:r>
          </w:p>
        </w:tc>
        <w:tc>
          <w:tcPr>
            <w:tcW w:w="1276" w:type="dxa"/>
            <w:vAlign w:val="center"/>
          </w:tcPr>
          <w:p w14:paraId="6F92E89D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Changes Required</w:t>
            </w:r>
          </w:p>
        </w:tc>
        <w:tc>
          <w:tcPr>
            <w:tcW w:w="1557" w:type="dxa"/>
            <w:vAlign w:val="center"/>
          </w:tcPr>
          <w:p w14:paraId="71F2C7AB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New/Change TR Number</w:t>
            </w:r>
          </w:p>
        </w:tc>
        <w:tc>
          <w:tcPr>
            <w:tcW w:w="1420" w:type="dxa"/>
          </w:tcPr>
          <w:p w14:paraId="09E2D60C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Tested by </w:t>
            </w:r>
          </w:p>
          <w:p w14:paraId="5E3A45A0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Function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al</w:t>
            </w: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consultant name</w:t>
            </w:r>
          </w:p>
        </w:tc>
        <w:tc>
          <w:tcPr>
            <w:tcW w:w="1417" w:type="dxa"/>
          </w:tcPr>
          <w:p w14:paraId="7C8DFEF6" w14:textId="77777777" w:rsidR="00B70E92" w:rsidRPr="00EC092B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TR Status </w:t>
            </w:r>
            <w:proofErr w:type="gramStart"/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>{ Dev</w:t>
            </w:r>
            <w:proofErr w:type="gramEnd"/>
            <w:r w:rsidRPr="00EC092B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/ QA/ PRD</w:t>
            </w:r>
          </w:p>
        </w:tc>
      </w:tr>
      <w:tr w:rsidR="00B70E92" w:rsidRPr="005A1B88" w14:paraId="2CDAE100" w14:textId="77777777" w:rsidTr="0095521E">
        <w:trPr>
          <w:trHeight w:val="247"/>
        </w:trPr>
        <w:tc>
          <w:tcPr>
            <w:tcW w:w="993" w:type="dxa"/>
            <w:vAlign w:val="center"/>
          </w:tcPr>
          <w:p w14:paraId="040235F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V</w:t>
            </w:r>
            <w:r w:rsidRPr="005A1B88">
              <w:rPr>
                <w:rFonts w:ascii="Trebuchet MS" w:hAnsi="Trebuchet MS"/>
                <w:sz w:val="20"/>
                <w:szCs w:val="20"/>
              </w:rPr>
              <w:t>.0</w:t>
            </w:r>
          </w:p>
        </w:tc>
        <w:tc>
          <w:tcPr>
            <w:tcW w:w="1275" w:type="dxa"/>
            <w:vAlign w:val="center"/>
          </w:tcPr>
          <w:p w14:paraId="63DC42BA" w14:textId="02B483B7" w:rsidR="00B70E92" w:rsidRPr="005A1B88" w:rsidRDefault="00D17BE1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03.10</w:t>
            </w:r>
            <w:r w:rsidR="00B70E92">
              <w:rPr>
                <w:rFonts w:ascii="Trebuchet MS" w:hAnsi="Trebuchet MS"/>
                <w:sz w:val="20"/>
                <w:szCs w:val="20"/>
              </w:rPr>
              <w:t>.2025</w:t>
            </w:r>
          </w:p>
        </w:tc>
        <w:tc>
          <w:tcPr>
            <w:tcW w:w="1843" w:type="dxa"/>
            <w:vAlign w:val="center"/>
          </w:tcPr>
          <w:p w14:paraId="13F8D428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>Mr. Bharat Kumar Nagda</w:t>
            </w:r>
          </w:p>
        </w:tc>
        <w:tc>
          <w:tcPr>
            <w:tcW w:w="1276" w:type="dxa"/>
            <w:vAlign w:val="center"/>
          </w:tcPr>
          <w:p w14:paraId="4BEFBC4D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  <w:r w:rsidRPr="005A1B88">
              <w:rPr>
                <w:rFonts w:ascii="Trebuchet MS" w:hAnsi="Trebuchet MS"/>
                <w:sz w:val="20"/>
                <w:szCs w:val="20"/>
              </w:rPr>
              <w:t xml:space="preserve"> Initial FS</w:t>
            </w:r>
          </w:p>
        </w:tc>
        <w:tc>
          <w:tcPr>
            <w:tcW w:w="1557" w:type="dxa"/>
            <w:vAlign w:val="center"/>
          </w:tcPr>
          <w:p w14:paraId="4717B189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  <w:p w14:paraId="7302AD4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48BDAAAC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2F495F54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5A1B88" w14:paraId="279E2AA4" w14:textId="77777777" w:rsidTr="0095521E">
        <w:trPr>
          <w:trHeight w:val="247"/>
        </w:trPr>
        <w:tc>
          <w:tcPr>
            <w:tcW w:w="993" w:type="dxa"/>
            <w:vAlign w:val="center"/>
          </w:tcPr>
          <w:p w14:paraId="63F67B6A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5" w:type="dxa"/>
            <w:vAlign w:val="center"/>
          </w:tcPr>
          <w:p w14:paraId="01E9771D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48B52B2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FF07B97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0"/>
                <w:szCs w:val="20"/>
              </w:rPr>
            </w:pPr>
          </w:p>
        </w:tc>
        <w:tc>
          <w:tcPr>
            <w:tcW w:w="1557" w:type="dxa"/>
            <w:vAlign w:val="center"/>
          </w:tcPr>
          <w:p w14:paraId="67C22340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20" w:type="dxa"/>
          </w:tcPr>
          <w:p w14:paraId="1DCF2E76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417" w:type="dxa"/>
          </w:tcPr>
          <w:p w14:paraId="30362109" w14:textId="77777777" w:rsidR="00B70E92" w:rsidRPr="005A1B88" w:rsidRDefault="00B70E92" w:rsidP="0095521E">
            <w:pPr>
              <w:jc w:val="both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79D69D48" w14:textId="77777777" w:rsidR="00B70E92" w:rsidRPr="005A1B88" w:rsidRDefault="00B70E92" w:rsidP="00B70E92">
      <w:pPr>
        <w:pStyle w:val="Heading5"/>
        <w:jc w:val="both"/>
        <w:rPr>
          <w:rFonts w:ascii="Trebuchet MS" w:hAnsi="Trebuchet MS" w:cs="Arial"/>
          <w:sz w:val="22"/>
          <w:szCs w:val="22"/>
          <w:u w:val="single"/>
        </w:rPr>
      </w:pPr>
    </w:p>
    <w:bookmarkEnd w:id="0"/>
    <w:bookmarkEnd w:id="1"/>
    <w:bookmarkEnd w:id="2"/>
    <w:bookmarkEnd w:id="3"/>
    <w:p w14:paraId="395CCCD7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82B2D5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B776F9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001FAC1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46FDAFC8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0D4D5431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AA388A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1EBF73D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1CC103E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C97EE24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6B97D030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A1ABE0B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2EF98889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35F7AFC2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A1E83F5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7FB95013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0341F5B2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147B6CD5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5E0ADF93" w14:textId="77777777" w:rsidR="00B70E92" w:rsidRPr="005A1B88" w:rsidRDefault="00B70E92" w:rsidP="00B70E92">
      <w:pPr>
        <w:pStyle w:val="BodyText"/>
        <w:rPr>
          <w:rFonts w:ascii="Trebuchet MS" w:hAnsi="Trebuchet MS" w:cs="Arial"/>
          <w:sz w:val="20"/>
          <w:szCs w:val="20"/>
        </w:rPr>
      </w:pPr>
    </w:p>
    <w:p w14:paraId="62300416" w14:textId="77777777" w:rsidR="00B70E92" w:rsidRPr="005A1B88" w:rsidRDefault="00B70E92" w:rsidP="00B70E92">
      <w:pPr>
        <w:pStyle w:val="TOCHeading"/>
        <w:jc w:val="center"/>
        <w:rPr>
          <w:rFonts w:ascii="Trebuchet MS" w:hAnsi="Trebuchet MS"/>
        </w:rPr>
      </w:pPr>
      <w:r w:rsidRPr="005A1B88">
        <w:rPr>
          <w:rFonts w:ascii="Trebuchet MS" w:hAnsi="Trebuchet MS"/>
        </w:rPr>
        <w:lastRenderedPageBreak/>
        <w:t>Table of Content</w:t>
      </w:r>
    </w:p>
    <w:p w14:paraId="6719993B" w14:textId="77777777" w:rsidR="00B70E92" w:rsidRPr="008642A9" w:rsidRDefault="00B70E92" w:rsidP="00B70E92">
      <w:pPr>
        <w:pStyle w:val="TOCHeading"/>
        <w:rPr>
          <w:rFonts w:ascii="Trebuchet MS" w:hAnsi="Trebuchet MS"/>
          <w:color w:val="002060"/>
          <w:sz w:val="24"/>
          <w:szCs w:val="24"/>
        </w:rPr>
      </w:pPr>
      <w:r w:rsidRPr="008642A9">
        <w:rPr>
          <w:rFonts w:ascii="Trebuchet MS" w:hAnsi="Trebuchet MS"/>
          <w:color w:val="002060"/>
          <w:sz w:val="24"/>
          <w:szCs w:val="24"/>
        </w:rPr>
        <w:t>Contents</w:t>
      </w:r>
    </w:p>
    <w:p w14:paraId="5C185315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r w:rsidRPr="00860F21">
        <w:rPr>
          <w:bCs w:val="0"/>
          <w:color w:val="002060"/>
          <w:szCs w:val="20"/>
        </w:rPr>
        <w:fldChar w:fldCharType="begin"/>
      </w:r>
      <w:r w:rsidRPr="00860F21">
        <w:rPr>
          <w:bCs w:val="0"/>
          <w:color w:val="002060"/>
          <w:szCs w:val="20"/>
        </w:rPr>
        <w:instrText xml:space="preserve"> TOC \o "1-3" \h \z \u </w:instrText>
      </w:r>
      <w:r w:rsidRPr="00860F21">
        <w:rPr>
          <w:bCs w:val="0"/>
          <w:color w:val="002060"/>
          <w:szCs w:val="20"/>
        </w:rPr>
        <w:fldChar w:fldCharType="separate"/>
      </w:r>
      <w:hyperlink w:anchor="_Toc206596799" w:history="1">
        <w:r w:rsidRPr="00194F13">
          <w:rPr>
            <w:rStyle w:val="Hyperlink"/>
            <w:noProof/>
          </w:rPr>
          <w:t>1.1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Objective of Development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3846FD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0" w:history="1">
        <w:r w:rsidRPr="00194F13">
          <w:rPr>
            <w:rStyle w:val="Hyperlink"/>
            <w:noProof/>
          </w:rPr>
          <w:t>1.2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Usage Frequency (Daily / Monthly / Quarterly / Yearly)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6082324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1" w:history="1">
        <w:r w:rsidRPr="00194F13">
          <w:rPr>
            <w:rStyle w:val="Hyperlink"/>
            <w:noProof/>
          </w:rPr>
          <w:t>1.3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Mode of Execution (Foreground / Background)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38DDA5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2" w:history="1">
        <w:r w:rsidRPr="00194F13">
          <w:rPr>
            <w:rStyle w:val="Hyperlink"/>
            <w:noProof/>
          </w:rPr>
          <w:t>1.4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Language Display of text (English EN/ Any other)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9BB3F1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3" w:history="1">
        <w:r w:rsidRPr="00194F13">
          <w:rPr>
            <w:rStyle w:val="Hyperlink"/>
            <w:noProof/>
          </w:rPr>
          <w:t>1.5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Pre-requisite, if any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531CD0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4" w:history="1">
        <w:r w:rsidRPr="00194F13">
          <w:rPr>
            <w:rStyle w:val="Hyperlink"/>
            <w:noProof/>
          </w:rPr>
          <w:t>1.6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Development Type &amp; SUBOBJECTS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852B1B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5" w:history="1">
        <w:r w:rsidRPr="00194F13">
          <w:rPr>
            <w:rStyle w:val="Hyperlink"/>
            <w:noProof/>
          </w:rPr>
          <w:t>1.7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Relevant Transaction Codes (Mandatory)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D398F4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6" w:history="1">
        <w:r w:rsidRPr="00194F13">
          <w:rPr>
            <w:rStyle w:val="Hyperlink"/>
            <w:i/>
            <w:noProof/>
          </w:rPr>
          <w:t>1.8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 xml:space="preserve">Selection Parameters (Mandatory) – </w:t>
        </w:r>
        <w:r w:rsidRPr="00194F13">
          <w:rPr>
            <w:rStyle w:val="Hyperlink"/>
            <w:i/>
            <w:noProof/>
          </w:rPr>
          <w:t>Selection screen’s to be as per SAP standard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9FA2EE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7" w:history="1">
        <w:r w:rsidRPr="00194F13">
          <w:rPr>
            <w:rStyle w:val="Hyperlink"/>
            <w:noProof/>
          </w:rPr>
          <w:t>1.9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Selection Parameters (Mandatory/Optional to be confirmed by the client)</w:t>
        </w:r>
        <w:r>
          <w:rPr>
            <w:noProof/>
            <w:webHidden/>
          </w:rPr>
          <w:tab/>
          <w:t>5</w:t>
        </w:r>
      </w:hyperlink>
    </w:p>
    <w:p w14:paraId="523A5994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8" w:history="1">
        <w:r w:rsidRPr="00194F13">
          <w:rPr>
            <w:rStyle w:val="Hyperlink"/>
            <w:noProof/>
          </w:rPr>
          <w:t>1.10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Authorization Required for Output Parameters (Mandatory/Optional to be confirmed by the client)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8B69CB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09" w:history="1">
        <w:r w:rsidRPr="00194F13">
          <w:rPr>
            <w:rStyle w:val="Hyperlink"/>
            <w:noProof/>
          </w:rPr>
          <w:t>1.11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Standard Function Module / BAPI used (Object Name – Function Modules / BAPI)</w:t>
        </w:r>
        <w:r>
          <w:rPr>
            <w:noProof/>
            <w:webHidden/>
          </w:rPr>
          <w:tab/>
        </w:r>
        <w:r w:rsidR="00485295">
          <w:rPr>
            <w:noProof/>
            <w:webHidden/>
          </w:rPr>
          <w:t>5</w:t>
        </w:r>
      </w:hyperlink>
    </w:p>
    <w:p w14:paraId="36666138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0" w:history="1">
        <w:r w:rsidRPr="00194F13">
          <w:rPr>
            <w:rStyle w:val="Hyperlink"/>
            <w:noProof/>
          </w:rPr>
          <w:t>1.12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Enhancement details (Object - User-Exit / BADI / Routines / Substitution rules)</w:t>
        </w:r>
        <w:r>
          <w:rPr>
            <w:noProof/>
            <w:webHidden/>
          </w:rPr>
          <w:tab/>
          <w:t>6</w:t>
        </w:r>
      </w:hyperlink>
    </w:p>
    <w:p w14:paraId="10AC7E55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1" w:history="1">
        <w:r w:rsidRPr="00194F13">
          <w:rPr>
            <w:rStyle w:val="Hyperlink"/>
            <w:noProof/>
          </w:rPr>
          <w:t>1.13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Conversion details (Object Name – BDC / BAPI)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774650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2" w:history="1">
        <w:r w:rsidRPr="00194F13">
          <w:rPr>
            <w:rStyle w:val="Hyperlink"/>
            <w:noProof/>
          </w:rPr>
          <w:t>1.14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Interface details (Object - RFC / WEBSERVICE – SOAP / REST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D1572F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3" w:history="1">
        <w:r w:rsidRPr="00194F13">
          <w:rPr>
            <w:rStyle w:val="Hyperlink"/>
            <w:noProof/>
          </w:rPr>
          <w:t>1.15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Forms (Object - Smartforms / Script)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00A8409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4" w:history="1">
        <w:r w:rsidRPr="00194F13">
          <w:rPr>
            <w:rStyle w:val="Hyperlink"/>
            <w:noProof/>
          </w:rPr>
          <w:t>1.16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Email details (Object – Email / SMS)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781E92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5" w:history="1">
        <w:r w:rsidRPr="00194F13">
          <w:rPr>
            <w:rStyle w:val="Hyperlink"/>
            <w:noProof/>
          </w:rPr>
          <w:t>1.17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Message class (Mandatory for all Smart forms/Reports/Interface/Module pool/BDC/BAPI/Enhancements/Web Dynpro)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397D97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6" w:history="1">
        <w:r w:rsidRPr="00194F13">
          <w:rPr>
            <w:rStyle w:val="Hyperlink"/>
            <w:noProof/>
          </w:rPr>
          <w:t>1.18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Constant Values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_Toc206596816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93C653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7" w:history="1">
        <w:r w:rsidRPr="00194F13">
          <w:rPr>
            <w:rStyle w:val="Hyperlink"/>
            <w:noProof/>
          </w:rPr>
          <w:t>1.19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Program Logic / Pseudo Code</w:t>
        </w:r>
        <w:r>
          <w:rPr>
            <w:noProof/>
            <w:webHidden/>
          </w:rPr>
          <w:tab/>
          <w:t>8</w:t>
        </w:r>
      </w:hyperlink>
    </w:p>
    <w:p w14:paraId="612C2808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8" w:history="1">
        <w:r w:rsidRPr="00194F13">
          <w:rPr>
            <w:rStyle w:val="Hyperlink"/>
            <w:noProof/>
          </w:rPr>
          <w:t>1.19.1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Test cases / Variant – (Mandatory - based on test cases logic to be provided)</w:t>
        </w:r>
        <w:r>
          <w:rPr>
            <w:noProof/>
            <w:webHidden/>
          </w:rPr>
          <w:tab/>
          <w:t>9</w:t>
        </w:r>
      </w:hyperlink>
    </w:p>
    <w:p w14:paraId="7608A3FD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19" w:history="1">
        <w:r w:rsidRPr="00194F13">
          <w:rPr>
            <w:rStyle w:val="Hyperlink"/>
            <w:noProof/>
          </w:rPr>
          <w:t>1.19.2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fetch the data and calculations other than the selection screen fields.</w:t>
        </w:r>
        <w:r>
          <w:rPr>
            <w:noProof/>
            <w:webHidden/>
          </w:rPr>
          <w:tab/>
          <w:t>9</w:t>
        </w:r>
      </w:hyperlink>
    </w:p>
    <w:p w14:paraId="44882AC7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0" w:history="1">
        <w:r w:rsidRPr="00194F13">
          <w:rPr>
            <w:rStyle w:val="Hyperlink"/>
            <w:noProof/>
          </w:rPr>
          <w:t>1.19.3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Logic to display data along with output format</w:t>
        </w:r>
        <w:r>
          <w:rPr>
            <w:noProof/>
            <w:webHidden/>
          </w:rPr>
          <w:tab/>
          <w:t>9</w:t>
        </w:r>
      </w:hyperlink>
    </w:p>
    <w:p w14:paraId="36DDF686" w14:textId="77777777" w:rsidR="00B70E92" w:rsidRPr="002D7F38" w:rsidRDefault="00B70E92" w:rsidP="00B70E92">
      <w:pPr>
        <w:pStyle w:val="TOC1"/>
        <w:tabs>
          <w:tab w:val="left" w:pos="96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1" w:history="1">
        <w:r w:rsidRPr="00194F13">
          <w:rPr>
            <w:rStyle w:val="Hyperlink"/>
            <w:noProof/>
          </w:rPr>
          <w:t>1.19.4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Output format in Excel and / or Other format to be attached or mention below</w:t>
        </w:r>
        <w:r>
          <w:rPr>
            <w:noProof/>
            <w:webHidden/>
          </w:rPr>
          <w:tab/>
          <w:t>10</w:t>
        </w:r>
      </w:hyperlink>
    </w:p>
    <w:p w14:paraId="7C475189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2" w:history="1">
        <w:r w:rsidRPr="00194F13">
          <w:rPr>
            <w:rStyle w:val="Hyperlink"/>
            <w:noProof/>
          </w:rPr>
          <w:t>1.20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Special Requirement (if any)</w:t>
        </w:r>
        <w:r>
          <w:rPr>
            <w:noProof/>
            <w:webHidden/>
          </w:rPr>
          <w:tab/>
          <w:t>10</w:t>
        </w:r>
      </w:hyperlink>
    </w:p>
    <w:p w14:paraId="570FF353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3" w:history="1">
        <w:r w:rsidRPr="00194F13">
          <w:rPr>
            <w:rStyle w:val="Hyperlink"/>
            <w:noProof/>
          </w:rPr>
          <w:t>2.0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Assumption/Notes</w:t>
        </w:r>
        <w:r>
          <w:rPr>
            <w:noProof/>
            <w:webHidden/>
          </w:rPr>
          <w:tab/>
          <w:t>10</w:t>
        </w:r>
      </w:hyperlink>
    </w:p>
    <w:p w14:paraId="19F6890D" w14:textId="77777777" w:rsidR="00B70E92" w:rsidRPr="002D7F38" w:rsidRDefault="00B70E92" w:rsidP="00B70E92">
      <w:pPr>
        <w:pStyle w:val="TOC1"/>
        <w:tabs>
          <w:tab w:val="left" w:pos="720"/>
          <w:tab w:val="right" w:leader="dot" w:pos="9629"/>
        </w:tabs>
        <w:rPr>
          <w:rFonts w:ascii="Aptos" w:hAnsi="Aptos"/>
          <w:b w:val="0"/>
          <w:bCs w:val="0"/>
          <w:noProof/>
          <w:kern w:val="2"/>
          <w:sz w:val="24"/>
          <w:lang w:val="en-IN" w:eastAsia="en-IN"/>
        </w:rPr>
      </w:pPr>
      <w:hyperlink w:anchor="_Toc206596824" w:history="1">
        <w:r w:rsidRPr="00194F13">
          <w:rPr>
            <w:rStyle w:val="Hyperlink"/>
            <w:noProof/>
          </w:rPr>
          <w:t>3.0</w:t>
        </w:r>
        <w:r w:rsidRPr="002D7F38">
          <w:rPr>
            <w:rFonts w:ascii="Aptos" w:hAnsi="Aptos"/>
            <w:b w:val="0"/>
            <w:bCs w:val="0"/>
            <w:noProof/>
            <w:kern w:val="2"/>
            <w:sz w:val="24"/>
            <w:lang w:val="en-IN" w:eastAsia="en-IN"/>
          </w:rPr>
          <w:tab/>
        </w:r>
        <w:r w:rsidRPr="00194F13">
          <w:rPr>
            <w:rStyle w:val="Hyperlink"/>
            <w:noProof/>
          </w:rPr>
          <w:t>Annexure</w:t>
        </w:r>
        <w:r>
          <w:rPr>
            <w:noProof/>
            <w:webHidden/>
          </w:rPr>
          <w:tab/>
          <w:t>10</w:t>
        </w:r>
      </w:hyperlink>
    </w:p>
    <w:p w14:paraId="21F47FA8" w14:textId="77777777" w:rsidR="00B70E92" w:rsidRPr="00860F21" w:rsidRDefault="00B70E92" w:rsidP="00B70E92">
      <w:pPr>
        <w:rPr>
          <w:rFonts w:ascii="Trebuchet MS" w:hAnsi="Trebuchet MS"/>
          <w:color w:val="002060"/>
          <w:sz w:val="20"/>
          <w:szCs w:val="20"/>
        </w:rPr>
      </w:pPr>
      <w:r w:rsidRPr="00860F21">
        <w:rPr>
          <w:rFonts w:ascii="Trebuchet MS" w:hAnsi="Trebuchet MS"/>
          <w:bCs/>
          <w:color w:val="002060"/>
          <w:szCs w:val="20"/>
        </w:rPr>
        <w:fldChar w:fldCharType="end"/>
      </w:r>
    </w:p>
    <w:p w14:paraId="3BD211E5" w14:textId="77777777" w:rsidR="00B70E92" w:rsidRPr="00072134" w:rsidRDefault="00B70E92" w:rsidP="00B70E92">
      <w:pPr>
        <w:pStyle w:val="BodyText"/>
        <w:rPr>
          <w:rFonts w:ascii="Trebuchet MS" w:hAnsi="Trebuchet MS" w:cs="Arial"/>
          <w:color w:val="002060"/>
          <w:sz w:val="20"/>
          <w:szCs w:val="20"/>
        </w:rPr>
      </w:pPr>
      <w:r>
        <w:rPr>
          <w:rFonts w:ascii="Trebuchet MS" w:hAnsi="Trebuchet MS" w:cs="Arial"/>
          <w:color w:val="002060"/>
          <w:sz w:val="20"/>
          <w:szCs w:val="20"/>
        </w:rPr>
        <w:br w:type="page"/>
      </w:r>
    </w:p>
    <w:p w14:paraId="05054B12" w14:textId="77777777" w:rsidR="00B70E92" w:rsidRPr="005A1B88" w:rsidRDefault="00B70E92" w:rsidP="00B70E92">
      <w:pPr>
        <w:pStyle w:val="BodyText"/>
        <w:rPr>
          <w:rFonts w:ascii="Trebuchet MS" w:hAnsi="Trebuchet MS" w:cs="Arial"/>
          <w:sz w:val="20"/>
          <w:szCs w:val="20"/>
        </w:rPr>
      </w:pPr>
    </w:p>
    <w:p w14:paraId="371DB2F4" w14:textId="77777777" w:rsidR="00B70E92" w:rsidRPr="005A1B88" w:rsidRDefault="00B70E92" w:rsidP="00B70E92">
      <w:pPr>
        <w:numPr>
          <w:ilvl w:val="0"/>
          <w:numId w:val="3"/>
        </w:numPr>
        <w:jc w:val="both"/>
        <w:rPr>
          <w:rFonts w:ascii="Trebuchet MS" w:hAnsi="Trebuchet MS"/>
          <w:bCs/>
          <w:color w:val="002060"/>
          <w:sz w:val="28"/>
          <w:szCs w:val="28"/>
        </w:rPr>
      </w:pPr>
      <w:r w:rsidRPr="005A1B88">
        <w:rPr>
          <w:rFonts w:ascii="Trebuchet MS" w:hAnsi="Trebuchet MS"/>
          <w:bCs/>
          <w:color w:val="002060"/>
          <w:sz w:val="28"/>
          <w:szCs w:val="28"/>
        </w:rPr>
        <w:t>Functional Specification:</w:t>
      </w:r>
    </w:p>
    <w:p w14:paraId="09670413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5" w:name="_Toc206596799"/>
      <w:r w:rsidRPr="005A1B88">
        <w:rPr>
          <w:rFonts w:ascii="Trebuchet MS" w:hAnsi="Trebuchet MS"/>
          <w:color w:val="002060"/>
          <w:sz w:val="24"/>
          <w:szCs w:val="24"/>
        </w:rPr>
        <w:t>Objective of Development (Mandatory)</w:t>
      </w:r>
      <w:bookmarkEnd w:id="5"/>
    </w:p>
    <w:p w14:paraId="501400AD" w14:textId="52EA3CC7" w:rsidR="00B70E92" w:rsidRPr="007E4E89" w:rsidRDefault="00B70E92" w:rsidP="00B70E92">
      <w:pPr>
        <w:ind w:left="567" w:right="567"/>
        <w:jc w:val="both"/>
        <w:rPr>
          <w:ins w:id="6" w:author="NAGDA Bharat/CONSULTANT/H.O." w:date="2025-08-20T13:17:00Z"/>
          <w:rFonts w:ascii="Trebuchet MS" w:hAnsi="Trebuchet MS"/>
          <w:sz w:val="20"/>
          <w:szCs w:val="20"/>
        </w:rPr>
      </w:pPr>
      <w:r w:rsidRPr="00405A6F">
        <w:rPr>
          <w:rFonts w:ascii="Trebuchet MS" w:hAnsi="Trebuchet MS"/>
          <w:sz w:val="20"/>
          <w:szCs w:val="20"/>
        </w:rPr>
        <w:t xml:space="preserve">To design and develop </w:t>
      </w:r>
      <w:proofErr w:type="gramStart"/>
      <w:r w:rsidRPr="00405A6F">
        <w:rPr>
          <w:rFonts w:ascii="Trebuchet MS" w:hAnsi="Trebuchet MS"/>
          <w:sz w:val="20"/>
          <w:szCs w:val="20"/>
        </w:rPr>
        <w:t>a</w:t>
      </w:r>
      <w:proofErr w:type="gramEnd"/>
      <w:r w:rsidRPr="00405A6F">
        <w:rPr>
          <w:rFonts w:ascii="Trebuchet MS" w:hAnsi="Trebuchet MS"/>
          <w:sz w:val="20"/>
          <w:szCs w:val="20"/>
        </w:rPr>
        <w:t xml:space="preserve"> </w:t>
      </w:r>
      <w:r w:rsidR="00324B0F">
        <w:rPr>
          <w:rFonts w:ascii="Trebuchet MS" w:hAnsi="Trebuchet MS"/>
          <w:sz w:val="20"/>
          <w:szCs w:val="20"/>
        </w:rPr>
        <w:t>Allotment Letter</w:t>
      </w:r>
      <w:r w:rsidRPr="00405A6F">
        <w:rPr>
          <w:rFonts w:ascii="Trebuchet MS" w:hAnsi="Trebuchet MS"/>
          <w:sz w:val="20"/>
          <w:szCs w:val="20"/>
        </w:rPr>
        <w:t xml:space="preserve"> in SAP that </w:t>
      </w:r>
      <w:r>
        <w:rPr>
          <w:rFonts w:ascii="Trebuchet MS" w:hAnsi="Trebuchet MS"/>
          <w:sz w:val="20"/>
          <w:szCs w:val="20"/>
        </w:rPr>
        <w:t>w</w:t>
      </w:r>
      <w:r w:rsidR="00324B0F">
        <w:rPr>
          <w:rFonts w:ascii="Trebuchet MS" w:hAnsi="Trebuchet MS"/>
          <w:sz w:val="20"/>
          <w:szCs w:val="20"/>
        </w:rPr>
        <w:t>ill be generated un</w:t>
      </w:r>
      <w:r w:rsidR="00090725">
        <w:rPr>
          <w:rFonts w:ascii="Trebuchet MS" w:hAnsi="Trebuchet MS"/>
          <w:sz w:val="20"/>
          <w:szCs w:val="20"/>
        </w:rPr>
        <w:t>it to customer</w:t>
      </w:r>
      <w:r>
        <w:rPr>
          <w:rFonts w:ascii="Trebuchet MS" w:hAnsi="Trebuchet MS"/>
          <w:sz w:val="20"/>
          <w:szCs w:val="20"/>
        </w:rPr>
        <w:t>. The form should capture booking-specific, custo</w:t>
      </w:r>
      <w:r w:rsidR="00AF25F0">
        <w:rPr>
          <w:rFonts w:ascii="Trebuchet MS" w:hAnsi="Trebuchet MS"/>
          <w:sz w:val="20"/>
          <w:szCs w:val="20"/>
        </w:rPr>
        <w:t>mer-specific details</w:t>
      </w:r>
      <w:r>
        <w:rPr>
          <w:rFonts w:ascii="Trebuchet MS" w:hAnsi="Trebuchet MS"/>
          <w:sz w:val="20"/>
          <w:szCs w:val="20"/>
        </w:rPr>
        <w:t xml:space="preserve"> and provide professional pdf output for printing or emailing.</w:t>
      </w:r>
    </w:p>
    <w:p w14:paraId="2A6ADA65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7" w:name="_Toc206596800"/>
      <w:r w:rsidRPr="005A1B88">
        <w:rPr>
          <w:rFonts w:ascii="Trebuchet MS" w:hAnsi="Trebuchet MS"/>
          <w:color w:val="002060"/>
          <w:sz w:val="24"/>
          <w:szCs w:val="24"/>
        </w:rPr>
        <w:t>Usage Frequency (Daily / Monthly / Quarterly / Yearly)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7"/>
    </w:p>
    <w:p w14:paraId="60491D98" w14:textId="77777777" w:rsidR="00B70E92" w:rsidRPr="005A1B88" w:rsidRDefault="00B70E92" w:rsidP="00B70E92">
      <w:pPr>
        <w:ind w:left="567"/>
        <w:rPr>
          <w:rFonts w:ascii="Trebuchet MS" w:hAnsi="Trebuchet MS"/>
        </w:rPr>
      </w:pPr>
      <w:r>
        <w:rPr>
          <w:rFonts w:ascii="Trebuchet MS" w:hAnsi="Trebuchet MS"/>
        </w:rPr>
        <w:t>Daily / Monthly.</w:t>
      </w:r>
    </w:p>
    <w:p w14:paraId="7001464E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8" w:name="_Toc206596801"/>
      <w:r w:rsidRPr="005A1B88">
        <w:rPr>
          <w:rFonts w:ascii="Trebuchet MS" w:hAnsi="Trebuchet MS"/>
          <w:color w:val="002060"/>
          <w:sz w:val="24"/>
          <w:szCs w:val="24"/>
        </w:rPr>
        <w:t>Mode of Execution (Foreground / Background) (Mandatory)</w:t>
      </w:r>
      <w:bookmarkEnd w:id="8"/>
    </w:p>
    <w:p w14:paraId="7BF3025D" w14:textId="77777777" w:rsidR="00B70E92" w:rsidRPr="00405A6F" w:rsidRDefault="00B70E92" w:rsidP="00B70E92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Foreground</w:t>
      </w:r>
    </w:p>
    <w:p w14:paraId="34AE9682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9" w:name="_Toc206596802"/>
      <w:r>
        <w:rPr>
          <w:rFonts w:ascii="Trebuchet MS" w:hAnsi="Trebuchet MS"/>
          <w:color w:val="002060"/>
          <w:sz w:val="24"/>
          <w:szCs w:val="24"/>
        </w:rPr>
        <w:t xml:space="preserve">Language Display of text </w:t>
      </w:r>
      <w:r w:rsidRPr="005A1B88">
        <w:rPr>
          <w:rFonts w:ascii="Trebuchet MS" w:hAnsi="Trebuchet MS"/>
          <w:color w:val="002060"/>
          <w:sz w:val="24"/>
          <w:szCs w:val="24"/>
        </w:rPr>
        <w:t>(</w:t>
      </w:r>
      <w:r>
        <w:rPr>
          <w:rFonts w:ascii="Trebuchet MS" w:hAnsi="Trebuchet MS"/>
          <w:color w:val="002060"/>
          <w:sz w:val="24"/>
          <w:szCs w:val="24"/>
        </w:rPr>
        <w:t>English EN/ Any other</w:t>
      </w:r>
      <w:r w:rsidRPr="005A1B88">
        <w:rPr>
          <w:rFonts w:ascii="Trebuchet MS" w:hAnsi="Trebuchet MS"/>
          <w:color w:val="002060"/>
          <w:sz w:val="24"/>
          <w:szCs w:val="24"/>
        </w:rPr>
        <w:t>) (Mandatory)</w:t>
      </w:r>
      <w:bookmarkEnd w:id="9"/>
    </w:p>
    <w:p w14:paraId="28D0C249" w14:textId="77777777" w:rsidR="00B70E92" w:rsidRPr="00405A6F" w:rsidRDefault="00B70E92" w:rsidP="00B70E92">
      <w:pPr>
        <w:ind w:left="720"/>
        <w:rPr>
          <w:rFonts w:ascii="Trebuchet MS" w:hAnsi="Trebuchet MS"/>
        </w:rPr>
      </w:pPr>
      <w:r w:rsidRPr="00405A6F">
        <w:rPr>
          <w:rFonts w:ascii="Trebuchet MS" w:hAnsi="Trebuchet MS"/>
        </w:rPr>
        <w:t>English</w:t>
      </w:r>
    </w:p>
    <w:p w14:paraId="6BBA21D0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0" w:name="_Toc206596803"/>
      <w:r w:rsidRPr="005A1B88">
        <w:rPr>
          <w:rFonts w:ascii="Trebuchet MS" w:hAnsi="Trebuchet MS"/>
          <w:color w:val="002060"/>
          <w:sz w:val="24"/>
          <w:szCs w:val="24"/>
        </w:rPr>
        <w:t>Pre-requisite, if any</w:t>
      </w:r>
      <w:bookmarkEnd w:id="10"/>
    </w:p>
    <w:p w14:paraId="5EB02AB6" w14:textId="77777777" w:rsidR="00B70E92" w:rsidRPr="00D71563" w:rsidRDefault="00B70E92" w:rsidP="00B70E92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Booking Number should be available Active.</w:t>
      </w:r>
    </w:p>
    <w:p w14:paraId="27637597" w14:textId="77777777" w:rsidR="00B70E92" w:rsidRDefault="00AF25F0" w:rsidP="00B70E92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Customer Details to be maintained in Customer Master</w:t>
      </w:r>
      <w:r w:rsidR="00AB6542">
        <w:rPr>
          <w:rFonts w:ascii="Trebuchet MS" w:hAnsi="Trebuchet MS"/>
          <w:sz w:val="20"/>
          <w:szCs w:val="20"/>
        </w:rPr>
        <w:t>.</w:t>
      </w:r>
    </w:p>
    <w:p w14:paraId="2DA2E3CB" w14:textId="77777777" w:rsidR="00B70E92" w:rsidRPr="00C85123" w:rsidRDefault="00B70E92" w:rsidP="00B70E92">
      <w:pPr>
        <w:numPr>
          <w:ilvl w:val="0"/>
          <w:numId w:val="6"/>
        </w:num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>Project and Sub-project details should be configured.</w:t>
      </w:r>
    </w:p>
    <w:p w14:paraId="5D09B697" w14:textId="77777777" w:rsidR="00B70E92" w:rsidRPr="004820DF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0"/>
          <w:szCs w:val="20"/>
        </w:rPr>
      </w:pPr>
      <w:bookmarkStart w:id="11" w:name="_Toc206596804"/>
      <w:r>
        <w:rPr>
          <w:rFonts w:ascii="Trebuchet MS" w:hAnsi="Trebuchet MS"/>
          <w:color w:val="002060"/>
          <w:sz w:val="24"/>
          <w:szCs w:val="24"/>
        </w:rPr>
        <w:t xml:space="preserve">Development Type &amp; SUBOBJECTS </w:t>
      </w:r>
      <w:r w:rsidRPr="005A1B88">
        <w:rPr>
          <w:rFonts w:ascii="Trebuchet MS" w:hAnsi="Trebuchet MS"/>
          <w:color w:val="002060"/>
          <w:sz w:val="24"/>
          <w:szCs w:val="24"/>
        </w:rPr>
        <w:t>(Mandatory)</w:t>
      </w:r>
      <w:bookmarkEnd w:id="11"/>
      <w:r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B70E92" w:rsidRPr="005A1B88" w14:paraId="5BA451A3" w14:textId="77777777" w:rsidTr="0095521E">
        <w:trPr>
          <w:trHeight w:val="288"/>
        </w:trPr>
        <w:tc>
          <w:tcPr>
            <w:tcW w:w="2759" w:type="dxa"/>
            <w:vAlign w:val="center"/>
          </w:tcPr>
          <w:p w14:paraId="58AEA282" w14:textId="77777777" w:rsidR="00B70E92" w:rsidRPr="005A1B8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Objects – WFRICE</w:t>
            </w:r>
          </w:p>
        </w:tc>
        <w:tc>
          <w:tcPr>
            <w:tcW w:w="3260" w:type="dxa"/>
          </w:tcPr>
          <w:p w14:paraId="3E9D4565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Main object/Sub objects</w:t>
            </w:r>
          </w:p>
        </w:tc>
        <w:tc>
          <w:tcPr>
            <w:tcW w:w="3260" w:type="dxa"/>
            <w:vAlign w:val="center"/>
          </w:tcPr>
          <w:p w14:paraId="327C0A4F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Sequence</w:t>
            </w:r>
          </w:p>
        </w:tc>
      </w:tr>
      <w:tr w:rsidR="00B70E92" w:rsidRPr="005A1B88" w14:paraId="45671EEF" w14:textId="77777777" w:rsidTr="0095521E">
        <w:tc>
          <w:tcPr>
            <w:tcW w:w="2759" w:type="dxa"/>
          </w:tcPr>
          <w:p w14:paraId="49DCCB5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Enhancement</w:t>
            </w:r>
          </w:p>
        </w:tc>
        <w:tc>
          <w:tcPr>
            <w:tcW w:w="3260" w:type="dxa"/>
          </w:tcPr>
          <w:p w14:paraId="3672468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5908E5D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79A657A3" w14:textId="77777777" w:rsidTr="0095521E">
        <w:tc>
          <w:tcPr>
            <w:tcW w:w="2759" w:type="dxa"/>
          </w:tcPr>
          <w:p w14:paraId="201A93E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6A835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E276DA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7D7CFC6D" w14:textId="77777777" w:rsidR="00B70E92" w:rsidRPr="005A1B88" w:rsidRDefault="00B70E92" w:rsidP="00B70E92">
      <w:pPr>
        <w:ind w:left="720"/>
        <w:rPr>
          <w:rFonts w:ascii="Trebuchet MS" w:hAnsi="Trebuchet MS"/>
          <w:color w:val="002060"/>
        </w:rPr>
      </w:pPr>
    </w:p>
    <w:p w14:paraId="3EECD74F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2" w:name="_Toc206596805"/>
      <w:r w:rsidRPr="005A1B88">
        <w:rPr>
          <w:rFonts w:ascii="Trebuchet MS" w:hAnsi="Trebuchet MS"/>
          <w:color w:val="002060"/>
          <w:sz w:val="24"/>
          <w:szCs w:val="24"/>
        </w:rPr>
        <w:t>Relevant Transaction Codes (Mandatory)</w:t>
      </w:r>
      <w:bookmarkEnd w:id="12"/>
    </w:p>
    <w:p w14:paraId="1F0CD954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27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59"/>
        <w:gridCol w:w="3260"/>
        <w:gridCol w:w="3260"/>
      </w:tblGrid>
      <w:tr w:rsidR="00B70E92" w:rsidRPr="005A1B88" w14:paraId="0985CC43" w14:textId="77777777" w:rsidTr="0095521E">
        <w:trPr>
          <w:trHeight w:val="288"/>
        </w:trPr>
        <w:tc>
          <w:tcPr>
            <w:tcW w:w="2759" w:type="dxa"/>
            <w:vAlign w:val="center"/>
          </w:tcPr>
          <w:p w14:paraId="4AFA2702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on No</w:t>
            </w:r>
          </w:p>
        </w:tc>
        <w:tc>
          <w:tcPr>
            <w:tcW w:w="3260" w:type="dxa"/>
          </w:tcPr>
          <w:p w14:paraId="79B75A1B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Transaction Code (Relevant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to this development</w:t>
            </w: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3260" w:type="dxa"/>
            <w:vAlign w:val="center"/>
          </w:tcPr>
          <w:p w14:paraId="0A08AA9C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</w:tr>
      <w:tr w:rsidR="00B70E92" w:rsidRPr="005A1B88" w14:paraId="3C9540E3" w14:textId="77777777" w:rsidTr="0095521E">
        <w:tc>
          <w:tcPr>
            <w:tcW w:w="2759" w:type="dxa"/>
          </w:tcPr>
          <w:p w14:paraId="6CF9D28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.0</w:t>
            </w:r>
          </w:p>
        </w:tc>
        <w:tc>
          <w:tcPr>
            <w:tcW w:w="3260" w:type="dxa"/>
          </w:tcPr>
          <w:p w14:paraId="470F2524" w14:textId="77777777" w:rsidR="00B70E92" w:rsidRPr="007E4E89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ZSD_PRINT</w:t>
            </w:r>
          </w:p>
        </w:tc>
        <w:tc>
          <w:tcPr>
            <w:tcW w:w="3260" w:type="dxa"/>
          </w:tcPr>
          <w:p w14:paraId="2B10BFA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1D9C47FE" w14:textId="77777777" w:rsidTr="0095521E">
        <w:tc>
          <w:tcPr>
            <w:tcW w:w="2759" w:type="dxa"/>
          </w:tcPr>
          <w:p w14:paraId="44E7086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E3B0DC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A8C260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F82A681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223A646D" w14:textId="77777777" w:rsidR="00B70E92" w:rsidRPr="00ED58C9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b/>
          <w:i/>
          <w:color w:val="002060"/>
          <w:sz w:val="20"/>
          <w:szCs w:val="20"/>
        </w:rPr>
      </w:pPr>
      <w:bookmarkStart w:id="13" w:name="_Toc206596806"/>
      <w:r w:rsidRPr="005A1B88">
        <w:rPr>
          <w:rFonts w:ascii="Trebuchet MS" w:hAnsi="Trebuchet MS"/>
          <w:color w:val="002060"/>
          <w:sz w:val="24"/>
          <w:szCs w:val="24"/>
        </w:rPr>
        <w:t xml:space="preserve">Selection Parameters </w:t>
      </w:r>
      <w:r>
        <w:rPr>
          <w:rFonts w:ascii="Trebuchet MS" w:hAnsi="Trebuchet MS"/>
          <w:color w:val="002060"/>
          <w:sz w:val="24"/>
          <w:szCs w:val="24"/>
        </w:rPr>
        <w:t xml:space="preserve">(Mandatory) – </w:t>
      </w:r>
      <w:r w:rsidRPr="00ED58C9">
        <w:rPr>
          <w:rFonts w:ascii="Trebuchet MS" w:hAnsi="Trebuchet MS"/>
          <w:b/>
          <w:i/>
          <w:color w:val="002060"/>
          <w:sz w:val="20"/>
          <w:szCs w:val="20"/>
        </w:rPr>
        <w:t>Selection screen’s to be as per SAP standard screen</w:t>
      </w:r>
      <w:bookmarkEnd w:id="13"/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0"/>
        <w:gridCol w:w="1074"/>
        <w:gridCol w:w="909"/>
        <w:gridCol w:w="1412"/>
        <w:gridCol w:w="1457"/>
        <w:gridCol w:w="1459"/>
        <w:gridCol w:w="2066"/>
      </w:tblGrid>
      <w:tr w:rsidR="00B70E92" w:rsidRPr="005A1B88" w14:paraId="3C9F6712" w14:textId="77777777" w:rsidTr="0095521E">
        <w:trPr>
          <w:trHeight w:val="432"/>
        </w:trPr>
        <w:tc>
          <w:tcPr>
            <w:tcW w:w="1010" w:type="dxa"/>
          </w:tcPr>
          <w:p w14:paraId="352B80F7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0FF55A0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74" w:type="dxa"/>
            <w:vAlign w:val="center"/>
          </w:tcPr>
          <w:p w14:paraId="3E84C96B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909" w:type="dxa"/>
            <w:vAlign w:val="center"/>
          </w:tcPr>
          <w:p w14:paraId="072FF61A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412" w:type="dxa"/>
            <w:vAlign w:val="center"/>
          </w:tcPr>
          <w:p w14:paraId="5600E9F5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457" w:type="dxa"/>
            <w:vAlign w:val="center"/>
          </w:tcPr>
          <w:p w14:paraId="7C1C43C7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63611916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459" w:type="dxa"/>
            <w:vAlign w:val="center"/>
          </w:tcPr>
          <w:p w14:paraId="1F0C3B22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(P)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arameter</w:t>
            </w:r>
            <w:proofErr w:type="spellEnd"/>
          </w:p>
          <w:p w14:paraId="33454E89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(S)elect Option</w:t>
            </w:r>
          </w:p>
        </w:tc>
        <w:tc>
          <w:tcPr>
            <w:tcW w:w="2066" w:type="dxa"/>
          </w:tcPr>
          <w:p w14:paraId="04E2A6AE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06210A93" w14:textId="77777777" w:rsidR="00B70E92" w:rsidRPr="005A1B8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ultiple</w:t>
            </w:r>
            <w:proofErr w:type="spellEnd"/>
            <w:r w:rsidRPr="005A1B8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/(S)ingle</w:t>
            </w:r>
          </w:p>
        </w:tc>
      </w:tr>
      <w:tr w:rsidR="00B70E92" w:rsidRPr="005A1B88" w14:paraId="7F351A6F" w14:textId="77777777" w:rsidTr="0095521E">
        <w:tc>
          <w:tcPr>
            <w:tcW w:w="1010" w:type="dxa"/>
          </w:tcPr>
          <w:p w14:paraId="4A41E3D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5CCDD7A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In excel sheet attached</w:t>
            </w:r>
          </w:p>
        </w:tc>
        <w:tc>
          <w:tcPr>
            <w:tcW w:w="909" w:type="dxa"/>
            <w:vAlign w:val="center"/>
          </w:tcPr>
          <w:p w14:paraId="5FD76F9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66E0139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3D5BB89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02C4FF3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5A80186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117D4AC1" w14:textId="77777777" w:rsidTr="0095521E">
        <w:tc>
          <w:tcPr>
            <w:tcW w:w="1010" w:type="dxa"/>
          </w:tcPr>
          <w:p w14:paraId="3343FE3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</w:tcPr>
          <w:p w14:paraId="527BB754" w14:textId="77777777" w:rsidR="00B70E92" w:rsidRPr="007529BD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</w:tcPr>
          <w:p w14:paraId="6F34F252" w14:textId="77777777" w:rsidR="00B70E92" w:rsidRPr="007529BD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5D4127B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279CFE3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4CD1EF1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2CCEB83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572C42F4" w14:textId="77777777" w:rsidTr="0095521E">
        <w:tc>
          <w:tcPr>
            <w:tcW w:w="1010" w:type="dxa"/>
          </w:tcPr>
          <w:p w14:paraId="0EA999D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V.0</w:t>
            </w:r>
          </w:p>
        </w:tc>
        <w:tc>
          <w:tcPr>
            <w:tcW w:w="1074" w:type="dxa"/>
            <w:vAlign w:val="center"/>
          </w:tcPr>
          <w:p w14:paraId="1B80A5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315ECC0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1CC53D4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55CB6F8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78827F7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4161920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2376D744" w14:textId="77777777" w:rsidTr="0095521E">
        <w:tc>
          <w:tcPr>
            <w:tcW w:w="1010" w:type="dxa"/>
          </w:tcPr>
          <w:p w14:paraId="581162C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074" w:type="dxa"/>
            <w:vAlign w:val="center"/>
          </w:tcPr>
          <w:p w14:paraId="2E06775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909" w:type="dxa"/>
            <w:vAlign w:val="center"/>
          </w:tcPr>
          <w:p w14:paraId="491CBCF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12" w:type="dxa"/>
            <w:vAlign w:val="center"/>
          </w:tcPr>
          <w:p w14:paraId="6E8A155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42617A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9" w:type="dxa"/>
            <w:vAlign w:val="center"/>
          </w:tcPr>
          <w:p w14:paraId="30AA4C0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66" w:type="dxa"/>
          </w:tcPr>
          <w:p w14:paraId="103384B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212D186F" w14:textId="77777777" w:rsidR="00B70E92" w:rsidRPr="005A1B88" w:rsidRDefault="00B70E92" w:rsidP="00B70E92">
      <w:pPr>
        <w:ind w:left="792"/>
        <w:rPr>
          <w:rFonts w:ascii="Trebuchet MS" w:hAnsi="Trebuchet MS" w:cs="Arial"/>
          <w:b/>
          <w:sz w:val="20"/>
          <w:szCs w:val="20"/>
        </w:rPr>
      </w:pPr>
    </w:p>
    <w:p w14:paraId="5A0F0DCC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4" w:name="_Toc206596807"/>
      <w:r w:rsidRPr="005A1B88">
        <w:rPr>
          <w:rFonts w:ascii="Trebuchet MS" w:hAnsi="Trebuchet MS"/>
          <w:color w:val="002060"/>
          <w:sz w:val="24"/>
          <w:szCs w:val="24"/>
        </w:rPr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Selection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4"/>
    </w:p>
    <w:p w14:paraId="0E914326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14"/>
        <w:gridCol w:w="1832"/>
        <w:gridCol w:w="1866"/>
        <w:gridCol w:w="1423"/>
        <w:gridCol w:w="1457"/>
        <w:gridCol w:w="1695"/>
      </w:tblGrid>
      <w:tr w:rsidR="00B70E92" w:rsidRPr="00446538" w14:paraId="26706B24" w14:textId="77777777" w:rsidTr="00AB6542">
        <w:trPr>
          <w:trHeight w:val="432"/>
        </w:trPr>
        <w:tc>
          <w:tcPr>
            <w:tcW w:w="1114" w:type="dxa"/>
          </w:tcPr>
          <w:p w14:paraId="75C9BBD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737A89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832" w:type="dxa"/>
            <w:vAlign w:val="center"/>
          </w:tcPr>
          <w:p w14:paraId="0D4C0E1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Field Name </w:t>
            </w:r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</w:t>
            </w:r>
            <w:proofErr w:type="gramStart"/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</w:t>
            </w:r>
            <w:proofErr w:type="gram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from above Selection Parameter)</w:t>
            </w:r>
          </w:p>
        </w:tc>
        <w:tc>
          <w:tcPr>
            <w:tcW w:w="1866" w:type="dxa"/>
            <w:vAlign w:val="center"/>
          </w:tcPr>
          <w:p w14:paraId="39C447C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423" w:type="dxa"/>
            <w:vAlign w:val="center"/>
          </w:tcPr>
          <w:p w14:paraId="3A02F14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Activity</w:t>
            </w:r>
          </w:p>
          <w:p w14:paraId="1DEE923A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646C6A59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2E38C9C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53A18AEB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06 – Delete </w:t>
            </w:r>
          </w:p>
        </w:tc>
        <w:tc>
          <w:tcPr>
            <w:tcW w:w="1457" w:type="dxa"/>
            <w:vAlign w:val="center"/>
          </w:tcPr>
          <w:p w14:paraId="775B38F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01A5C65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695" w:type="dxa"/>
            <w:vAlign w:val="center"/>
          </w:tcPr>
          <w:p w14:paraId="4FB679E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B70E92" w:rsidRPr="005A1B88" w14:paraId="56ED10E3" w14:textId="77777777" w:rsidTr="00AB6542">
        <w:tc>
          <w:tcPr>
            <w:tcW w:w="1114" w:type="dxa"/>
          </w:tcPr>
          <w:p w14:paraId="41CB148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832" w:type="dxa"/>
            <w:vAlign w:val="center"/>
          </w:tcPr>
          <w:p w14:paraId="26E0423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0458D50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5EF23FD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0E881F6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172A904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B70E92" w:rsidRPr="005A1B88" w14:paraId="09A8808D" w14:textId="77777777" w:rsidTr="00AB6542">
        <w:tc>
          <w:tcPr>
            <w:tcW w:w="1114" w:type="dxa"/>
          </w:tcPr>
          <w:p w14:paraId="5FADB74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265DA87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7215A0F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42CE2B7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7A65F2A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341AF7F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3B9E7334" w14:textId="77777777" w:rsidTr="00AB6542">
        <w:tc>
          <w:tcPr>
            <w:tcW w:w="1114" w:type="dxa"/>
          </w:tcPr>
          <w:p w14:paraId="20585A5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788DBEF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70E53A3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24F73A4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3B84929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67F84C9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696211DE" w14:textId="77777777" w:rsidTr="00AB6542">
        <w:tc>
          <w:tcPr>
            <w:tcW w:w="1114" w:type="dxa"/>
          </w:tcPr>
          <w:p w14:paraId="48B6568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16223B3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3A4622A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2FABC4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6BAC69F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50690E9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3C60C2BC" w14:textId="77777777" w:rsidTr="00AB6542">
        <w:tc>
          <w:tcPr>
            <w:tcW w:w="1114" w:type="dxa"/>
          </w:tcPr>
          <w:p w14:paraId="72546F6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32" w:type="dxa"/>
            <w:vAlign w:val="center"/>
          </w:tcPr>
          <w:p w14:paraId="2C41AE2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  <w:p w14:paraId="6EC23CB8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866" w:type="dxa"/>
            <w:vAlign w:val="center"/>
          </w:tcPr>
          <w:p w14:paraId="2CA04E0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23" w:type="dxa"/>
            <w:vAlign w:val="center"/>
          </w:tcPr>
          <w:p w14:paraId="1CDE9E6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57" w:type="dxa"/>
            <w:vAlign w:val="center"/>
          </w:tcPr>
          <w:p w14:paraId="236F241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695" w:type="dxa"/>
            <w:vAlign w:val="center"/>
          </w:tcPr>
          <w:p w14:paraId="79C958C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671B6F5A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228BAD5C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638657D8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33E4E6DD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6F798D9D" w14:textId="77777777" w:rsidR="00B70E92" w:rsidRPr="005A1B88" w:rsidRDefault="00B70E92" w:rsidP="00B70E92">
      <w:pPr>
        <w:pStyle w:val="Heading1"/>
        <w:numPr>
          <w:ilvl w:val="1"/>
          <w:numId w:val="3"/>
        </w:numPr>
        <w:spacing w:before="0"/>
        <w:rPr>
          <w:rFonts w:ascii="Trebuchet MS" w:hAnsi="Trebuchet MS"/>
          <w:color w:val="002060"/>
          <w:sz w:val="24"/>
          <w:szCs w:val="24"/>
        </w:rPr>
      </w:pPr>
      <w:bookmarkStart w:id="15" w:name="_Toc206596808"/>
      <w:r w:rsidRPr="005A1B88">
        <w:rPr>
          <w:rFonts w:ascii="Trebuchet MS" w:hAnsi="Trebuchet MS"/>
          <w:color w:val="002060"/>
          <w:sz w:val="24"/>
          <w:szCs w:val="24"/>
        </w:rPr>
        <w:t xml:space="preserve">Authorization Required for </w:t>
      </w:r>
      <w:r w:rsidRPr="005A1B88">
        <w:rPr>
          <w:rFonts w:ascii="Trebuchet MS" w:hAnsi="Trebuchet MS"/>
          <w:color w:val="002060"/>
          <w:sz w:val="24"/>
          <w:szCs w:val="24"/>
          <w:u w:val="single"/>
        </w:rPr>
        <w:t>Output Parameters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(Mandatory/Optional to be confirmed by the client)</w:t>
      </w:r>
      <w:bookmarkEnd w:id="15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253ABE5E" w14:textId="77777777" w:rsidR="00B70E92" w:rsidRPr="005A1B88" w:rsidRDefault="00B70E92" w:rsidP="00B70E92">
      <w:pPr>
        <w:jc w:val="center"/>
        <w:rPr>
          <w:rFonts w:ascii="Trebuchet MS" w:hAnsi="Trebuchet MS" w:cs="Calibri"/>
          <w:b/>
          <w:color w:val="002060"/>
          <w:sz w:val="22"/>
          <w:szCs w:val="22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7"/>
        <w:gridCol w:w="1326"/>
        <w:gridCol w:w="1962"/>
        <w:gridCol w:w="1558"/>
        <w:gridCol w:w="1460"/>
        <w:gridCol w:w="1774"/>
      </w:tblGrid>
      <w:tr w:rsidR="00B70E92" w:rsidRPr="00446538" w14:paraId="7D582082" w14:textId="77777777" w:rsidTr="0095521E">
        <w:trPr>
          <w:trHeight w:val="432"/>
        </w:trPr>
        <w:tc>
          <w:tcPr>
            <w:tcW w:w="1307" w:type="dxa"/>
          </w:tcPr>
          <w:p w14:paraId="59A5D93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A8AEE3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326" w:type="dxa"/>
            <w:vAlign w:val="center"/>
          </w:tcPr>
          <w:p w14:paraId="4EE2A38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  </w:t>
            </w:r>
            <w:proofErr w:type="gramStart"/>
            <w:r w:rsidR="00AB6542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 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(</w:t>
            </w:r>
            <w:proofErr w:type="gram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from Output </w:t>
            </w:r>
            <w:proofErr w:type="gram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Screen )</w:t>
            </w:r>
            <w:proofErr w:type="gramEnd"/>
          </w:p>
        </w:tc>
        <w:tc>
          <w:tcPr>
            <w:tcW w:w="1962" w:type="dxa"/>
            <w:vAlign w:val="center"/>
          </w:tcPr>
          <w:p w14:paraId="67A763A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Authorization object name</w:t>
            </w:r>
          </w:p>
        </w:tc>
        <w:tc>
          <w:tcPr>
            <w:tcW w:w="1558" w:type="dxa"/>
            <w:vAlign w:val="center"/>
          </w:tcPr>
          <w:p w14:paraId="1BA7DF8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Activity </w:t>
            </w:r>
          </w:p>
          <w:p w14:paraId="1238202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01 – Create </w:t>
            </w:r>
          </w:p>
          <w:p w14:paraId="0E3662A5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02 – Edit </w:t>
            </w:r>
          </w:p>
          <w:p w14:paraId="57730BB0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03 – Display</w:t>
            </w:r>
          </w:p>
          <w:p w14:paraId="73943E2B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06 - Delete</w:t>
            </w:r>
          </w:p>
        </w:tc>
        <w:tc>
          <w:tcPr>
            <w:tcW w:w="1460" w:type="dxa"/>
            <w:vAlign w:val="center"/>
          </w:tcPr>
          <w:p w14:paraId="1921F2A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(M)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andatory</w:t>
            </w:r>
            <w:proofErr w:type="spellEnd"/>
          </w:p>
          <w:p w14:paraId="4666D46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(O)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ptional</w:t>
            </w:r>
            <w:proofErr w:type="spellEnd"/>
          </w:p>
        </w:tc>
        <w:tc>
          <w:tcPr>
            <w:tcW w:w="1774" w:type="dxa"/>
            <w:vAlign w:val="center"/>
          </w:tcPr>
          <w:p w14:paraId="71EF1DD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Expected Values for the fields in Authorization object</w:t>
            </w:r>
          </w:p>
        </w:tc>
      </w:tr>
      <w:tr w:rsidR="00B70E92" w:rsidRPr="005A1B88" w14:paraId="4CB941DC" w14:textId="77777777" w:rsidTr="0095521E">
        <w:tc>
          <w:tcPr>
            <w:tcW w:w="1307" w:type="dxa"/>
          </w:tcPr>
          <w:p w14:paraId="38E41AF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V 1.0</w:t>
            </w:r>
          </w:p>
        </w:tc>
        <w:tc>
          <w:tcPr>
            <w:tcW w:w="1326" w:type="dxa"/>
            <w:vAlign w:val="center"/>
          </w:tcPr>
          <w:p w14:paraId="21EBDD7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709CB0C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46363D6C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29DF399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73B047A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Authorization is required. We will let you know once it is finalised.</w:t>
            </w:r>
          </w:p>
        </w:tc>
      </w:tr>
      <w:tr w:rsidR="00B70E92" w:rsidRPr="005A1B88" w14:paraId="12D6AFA7" w14:textId="77777777" w:rsidTr="0095521E">
        <w:tc>
          <w:tcPr>
            <w:tcW w:w="1307" w:type="dxa"/>
          </w:tcPr>
          <w:p w14:paraId="7A20625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4768D5F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1BE5D122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5A94BBC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16F389A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17F4511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  <w:tr w:rsidR="00B70E92" w:rsidRPr="005A1B88" w14:paraId="71CCA4C5" w14:textId="77777777" w:rsidTr="0095521E">
        <w:tc>
          <w:tcPr>
            <w:tcW w:w="1307" w:type="dxa"/>
          </w:tcPr>
          <w:p w14:paraId="511D4F2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326" w:type="dxa"/>
            <w:vAlign w:val="center"/>
          </w:tcPr>
          <w:p w14:paraId="6C72F29E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62" w:type="dxa"/>
            <w:vAlign w:val="center"/>
          </w:tcPr>
          <w:p w14:paraId="10D29AF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58" w:type="dxa"/>
            <w:vAlign w:val="center"/>
          </w:tcPr>
          <w:p w14:paraId="7A901AC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60" w:type="dxa"/>
            <w:vAlign w:val="center"/>
          </w:tcPr>
          <w:p w14:paraId="0560E3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774" w:type="dxa"/>
            <w:vAlign w:val="center"/>
          </w:tcPr>
          <w:p w14:paraId="71129AE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52D9FD4C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0FD71D76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p w14:paraId="4A91EAF8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6" w:name="_Toc206596809"/>
      <w:r w:rsidRPr="005A1B88">
        <w:rPr>
          <w:rFonts w:ascii="Trebuchet MS" w:hAnsi="Trebuchet MS"/>
          <w:color w:val="002060"/>
          <w:sz w:val="24"/>
          <w:szCs w:val="24"/>
        </w:rPr>
        <w:t>Standard Function Module / BAPI used (Object Name – Function Modules / BAPI)</w:t>
      </w:r>
      <w:bookmarkEnd w:id="16"/>
    </w:p>
    <w:p w14:paraId="5AF00149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5"/>
        <w:gridCol w:w="1448"/>
        <w:gridCol w:w="1477"/>
        <w:gridCol w:w="1700"/>
        <w:gridCol w:w="2008"/>
        <w:gridCol w:w="1489"/>
      </w:tblGrid>
      <w:tr w:rsidR="00B70E92" w:rsidRPr="00446538" w14:paraId="6072D38A" w14:textId="77777777" w:rsidTr="0095521E">
        <w:trPr>
          <w:trHeight w:val="288"/>
        </w:trPr>
        <w:tc>
          <w:tcPr>
            <w:tcW w:w="1265" w:type="dxa"/>
          </w:tcPr>
          <w:p w14:paraId="446E3B8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48" w:type="dxa"/>
          </w:tcPr>
          <w:p w14:paraId="53EE034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77" w:type="dxa"/>
            <w:vAlign w:val="center"/>
          </w:tcPr>
          <w:p w14:paraId="6D01A4B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700" w:type="dxa"/>
          </w:tcPr>
          <w:p w14:paraId="731826F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2008" w:type="dxa"/>
            <w:vAlign w:val="center"/>
          </w:tcPr>
          <w:p w14:paraId="009AC325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  <w:tc>
          <w:tcPr>
            <w:tcW w:w="1489" w:type="dxa"/>
          </w:tcPr>
          <w:p w14:paraId="4C3D22F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</w:tc>
      </w:tr>
      <w:tr w:rsidR="00B70E92" w:rsidRPr="00446538" w14:paraId="1D31DDAD" w14:textId="77777777" w:rsidTr="0095521E">
        <w:trPr>
          <w:trHeight w:val="288"/>
        </w:trPr>
        <w:tc>
          <w:tcPr>
            <w:tcW w:w="1265" w:type="dxa"/>
          </w:tcPr>
          <w:p w14:paraId="302A45D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448" w:type="dxa"/>
          </w:tcPr>
          <w:p w14:paraId="60C590A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477" w:type="dxa"/>
            <w:vAlign w:val="center"/>
          </w:tcPr>
          <w:p w14:paraId="164C6C0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00" w:type="dxa"/>
          </w:tcPr>
          <w:p w14:paraId="0CD93C5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2008" w:type="dxa"/>
            <w:vAlign w:val="center"/>
          </w:tcPr>
          <w:p w14:paraId="04EB6E8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489" w:type="dxa"/>
          </w:tcPr>
          <w:p w14:paraId="56FC03F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30EBB728" w14:textId="77777777" w:rsidTr="0095521E">
        <w:tc>
          <w:tcPr>
            <w:tcW w:w="1265" w:type="dxa"/>
          </w:tcPr>
          <w:p w14:paraId="1D11E46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448" w:type="dxa"/>
          </w:tcPr>
          <w:p w14:paraId="52732F5C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477" w:type="dxa"/>
          </w:tcPr>
          <w:p w14:paraId="27ECB943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00" w:type="dxa"/>
          </w:tcPr>
          <w:p w14:paraId="3F8BF4D7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08" w:type="dxa"/>
          </w:tcPr>
          <w:p w14:paraId="773CAA1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89" w:type="dxa"/>
          </w:tcPr>
          <w:p w14:paraId="6D56AB0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5DDE595D" w14:textId="77777777" w:rsidR="00B70E92" w:rsidRPr="005A1B88" w:rsidRDefault="00B70E92" w:rsidP="00B70E92">
      <w:pPr>
        <w:pStyle w:val="Heading1"/>
        <w:ind w:left="1004"/>
        <w:rPr>
          <w:rFonts w:ascii="Trebuchet MS" w:hAnsi="Trebuchet MS"/>
          <w:color w:val="002060"/>
          <w:sz w:val="24"/>
          <w:szCs w:val="24"/>
        </w:rPr>
      </w:pPr>
    </w:p>
    <w:p w14:paraId="36172AD7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7" w:name="_Toc206596810"/>
      <w:r w:rsidRPr="005A1B88">
        <w:rPr>
          <w:rFonts w:ascii="Trebuchet MS" w:hAnsi="Trebuchet MS"/>
          <w:color w:val="002060"/>
          <w:sz w:val="24"/>
          <w:szCs w:val="24"/>
        </w:rPr>
        <w:t>Enhancement details (Object - User-Exit / BADI / Routines / Substitution rules)</w:t>
      </w:r>
      <w:bookmarkEnd w:id="17"/>
    </w:p>
    <w:p w14:paraId="31D33CB8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6"/>
        <w:gridCol w:w="906"/>
        <w:gridCol w:w="1000"/>
        <w:gridCol w:w="1541"/>
        <w:gridCol w:w="1578"/>
        <w:gridCol w:w="1877"/>
        <w:gridCol w:w="1319"/>
      </w:tblGrid>
      <w:tr w:rsidR="00B70E92" w:rsidRPr="00446538" w14:paraId="0CCF8E1D" w14:textId="77777777" w:rsidTr="0095521E">
        <w:trPr>
          <w:trHeight w:val="288"/>
        </w:trPr>
        <w:tc>
          <w:tcPr>
            <w:tcW w:w="1172" w:type="dxa"/>
          </w:tcPr>
          <w:p w14:paraId="0FCD24A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845" w:type="dxa"/>
          </w:tcPr>
          <w:p w14:paraId="4C04E5C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03" w:type="dxa"/>
          </w:tcPr>
          <w:p w14:paraId="72EFD07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567" w:type="dxa"/>
            <w:vAlign w:val="center"/>
          </w:tcPr>
          <w:p w14:paraId="751D68E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585" w:type="dxa"/>
          </w:tcPr>
          <w:p w14:paraId="044D5F2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7470AF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884" w:type="dxa"/>
            <w:vAlign w:val="center"/>
          </w:tcPr>
          <w:p w14:paraId="6B7BA1D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331" w:type="dxa"/>
          </w:tcPr>
          <w:p w14:paraId="00FD346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257A8416" w14:textId="77777777" w:rsidTr="0095521E">
        <w:tc>
          <w:tcPr>
            <w:tcW w:w="1172" w:type="dxa"/>
          </w:tcPr>
          <w:p w14:paraId="118BA157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845" w:type="dxa"/>
          </w:tcPr>
          <w:p w14:paraId="34B94B6E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03" w:type="dxa"/>
          </w:tcPr>
          <w:p w14:paraId="438F7B5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67" w:type="dxa"/>
          </w:tcPr>
          <w:p w14:paraId="727C6A0C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585" w:type="dxa"/>
          </w:tcPr>
          <w:p w14:paraId="29FD4CF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884" w:type="dxa"/>
          </w:tcPr>
          <w:p w14:paraId="757F5ED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31" w:type="dxa"/>
          </w:tcPr>
          <w:p w14:paraId="32669BF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682A17A8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31DA75CD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8" w:name="_Toc206596811"/>
      <w:r w:rsidRPr="005A1B88">
        <w:rPr>
          <w:rFonts w:ascii="Trebuchet MS" w:hAnsi="Trebuchet MS"/>
          <w:color w:val="002060"/>
          <w:sz w:val="24"/>
          <w:szCs w:val="24"/>
        </w:rPr>
        <w:t>Conversion details (Object Name – BDC / BAPI)</w:t>
      </w:r>
      <w:bookmarkEnd w:id="18"/>
    </w:p>
    <w:p w14:paraId="24E61749" w14:textId="77777777" w:rsidR="00B70E92" w:rsidRPr="00082BB9" w:rsidRDefault="00B70E92" w:rsidP="00B70E92">
      <w:pPr>
        <w:ind w:left="720"/>
        <w:rPr>
          <w:rFonts w:ascii="Trebuchet MS" w:hAnsi="Trebuchet MS"/>
          <w:color w:val="002060"/>
        </w:rPr>
      </w:pPr>
      <w:proofErr w:type="gramStart"/>
      <w:r w:rsidRPr="00082BB9">
        <w:rPr>
          <w:rFonts w:ascii="Trebuchet MS" w:hAnsi="Trebuchet MS" w:cs="Arial"/>
          <w:b/>
          <w:bCs/>
          <w:i/>
          <w:color w:val="002060"/>
          <w:sz w:val="20"/>
          <w:szCs w:val="20"/>
        </w:rPr>
        <w:t>Note :</w:t>
      </w:r>
      <w:proofErr w:type="gramEnd"/>
      <w:r w:rsidRPr="00082BB9">
        <w:rPr>
          <w:rFonts w:ascii="Trebuchet MS" w:hAnsi="Trebuchet MS" w:cs="Arial"/>
          <w:b/>
          <w:bCs/>
          <w:i/>
          <w:color w:val="002060"/>
          <w:sz w:val="20"/>
          <w:szCs w:val="20"/>
        </w:rPr>
        <w:t xml:space="preserve"> Mandatory - Error log / Success log to be displayed at the end with Row &amp; column of the Excel sheet in an ALV report form</w:t>
      </w:r>
    </w:p>
    <w:p w14:paraId="2A180EE2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18"/>
        <w:gridCol w:w="906"/>
        <w:gridCol w:w="1028"/>
        <w:gridCol w:w="968"/>
        <w:gridCol w:w="1724"/>
        <w:gridCol w:w="1667"/>
        <w:gridCol w:w="2076"/>
      </w:tblGrid>
      <w:tr w:rsidR="00B70E92" w:rsidRPr="00446538" w14:paraId="3DD94B20" w14:textId="77777777" w:rsidTr="0095521E">
        <w:trPr>
          <w:trHeight w:val="288"/>
        </w:trPr>
        <w:tc>
          <w:tcPr>
            <w:tcW w:w="1032" w:type="dxa"/>
          </w:tcPr>
          <w:p w14:paraId="77FFB2E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77EB6E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06" w:type="dxa"/>
          </w:tcPr>
          <w:p w14:paraId="433BD9A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A194FF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Object </w:t>
            </w:r>
          </w:p>
        </w:tc>
        <w:tc>
          <w:tcPr>
            <w:tcW w:w="1079" w:type="dxa"/>
          </w:tcPr>
          <w:p w14:paraId="681E1D2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650901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040" w:type="dxa"/>
            <w:vAlign w:val="center"/>
          </w:tcPr>
          <w:p w14:paraId="3BB4D46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820" w:type="dxa"/>
          </w:tcPr>
          <w:p w14:paraId="2344DAD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434" w:type="dxa"/>
            <w:vAlign w:val="center"/>
          </w:tcPr>
          <w:p w14:paraId="238C542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2076" w:type="dxa"/>
          </w:tcPr>
          <w:p w14:paraId="598450A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416E84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Recording/Variant to test</w:t>
            </w:r>
          </w:p>
        </w:tc>
      </w:tr>
      <w:tr w:rsidR="00B70E92" w:rsidRPr="005A1B88" w14:paraId="5363EF3A" w14:textId="77777777" w:rsidTr="0095521E">
        <w:tc>
          <w:tcPr>
            <w:tcW w:w="1032" w:type="dxa"/>
          </w:tcPr>
          <w:p w14:paraId="5423DCF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06" w:type="dxa"/>
          </w:tcPr>
          <w:p w14:paraId="7EE107D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79" w:type="dxa"/>
          </w:tcPr>
          <w:p w14:paraId="19F66C3E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40" w:type="dxa"/>
          </w:tcPr>
          <w:p w14:paraId="1DA355B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820" w:type="dxa"/>
          </w:tcPr>
          <w:p w14:paraId="1E1C73D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34" w:type="dxa"/>
          </w:tcPr>
          <w:p w14:paraId="4494226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2076" w:type="dxa"/>
          </w:tcPr>
          <w:p w14:paraId="01F948A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B70E92" w:rsidRPr="005A1B88" w14:paraId="2A9578A1" w14:textId="77777777" w:rsidTr="0095521E">
        <w:tc>
          <w:tcPr>
            <w:tcW w:w="1032" w:type="dxa"/>
          </w:tcPr>
          <w:p w14:paraId="3BDD5A6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06" w:type="dxa"/>
          </w:tcPr>
          <w:p w14:paraId="35E1826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79" w:type="dxa"/>
          </w:tcPr>
          <w:p w14:paraId="2754554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40" w:type="dxa"/>
          </w:tcPr>
          <w:p w14:paraId="69575C0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820" w:type="dxa"/>
          </w:tcPr>
          <w:p w14:paraId="57735CD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434" w:type="dxa"/>
          </w:tcPr>
          <w:p w14:paraId="7FBCFF6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2076" w:type="dxa"/>
          </w:tcPr>
          <w:p w14:paraId="109E790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43417ABA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420DFAED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bCs/>
          <w:i/>
          <w:sz w:val="20"/>
          <w:szCs w:val="20"/>
        </w:rPr>
      </w:pPr>
    </w:p>
    <w:p w14:paraId="2D602945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19" w:name="_Toc206596812"/>
      <w:r w:rsidRPr="005A1B88">
        <w:rPr>
          <w:rFonts w:ascii="Trebuchet MS" w:hAnsi="Trebuchet MS"/>
          <w:color w:val="002060"/>
          <w:sz w:val="24"/>
          <w:szCs w:val="24"/>
        </w:rPr>
        <w:t>Interface details (Object - RFC / WEBSERVICE – SOAP / REST API)</w:t>
      </w:r>
      <w:bookmarkEnd w:id="19"/>
    </w:p>
    <w:p w14:paraId="5D1C075E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43"/>
        <w:gridCol w:w="1227"/>
        <w:gridCol w:w="1157"/>
        <w:gridCol w:w="1216"/>
        <w:gridCol w:w="1722"/>
        <w:gridCol w:w="1667"/>
        <w:gridCol w:w="1255"/>
      </w:tblGrid>
      <w:tr w:rsidR="00B70E92" w:rsidRPr="00446538" w14:paraId="2761B273" w14:textId="77777777" w:rsidTr="0095521E">
        <w:trPr>
          <w:trHeight w:val="288"/>
        </w:trPr>
        <w:tc>
          <w:tcPr>
            <w:tcW w:w="1157" w:type="dxa"/>
          </w:tcPr>
          <w:p w14:paraId="1753900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BC9C93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55" w:type="dxa"/>
          </w:tcPr>
          <w:p w14:paraId="073A21C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C2F53A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179" w:type="dxa"/>
          </w:tcPr>
          <w:p w14:paraId="1EA9A8A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DB8E1B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253" w:type="dxa"/>
            <w:vAlign w:val="center"/>
          </w:tcPr>
          <w:p w14:paraId="68B826C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1742" w:type="dxa"/>
          </w:tcPr>
          <w:p w14:paraId="7BB3D54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Mode of Execution (Foreground / Background)</w:t>
            </w:r>
          </w:p>
        </w:tc>
        <w:tc>
          <w:tcPr>
            <w:tcW w:w="1521" w:type="dxa"/>
            <w:vAlign w:val="center"/>
          </w:tcPr>
          <w:p w14:paraId="3D0A588A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Import/Export</w:t>
            </w:r>
          </w:p>
        </w:tc>
        <w:tc>
          <w:tcPr>
            <w:tcW w:w="1280" w:type="dxa"/>
          </w:tcPr>
          <w:p w14:paraId="50F38C4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2A58AFEC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Variant to test</w:t>
            </w:r>
          </w:p>
        </w:tc>
      </w:tr>
      <w:tr w:rsidR="00B70E92" w:rsidRPr="005A1B88" w14:paraId="4AB927F9" w14:textId="77777777" w:rsidTr="0095521E">
        <w:tc>
          <w:tcPr>
            <w:tcW w:w="1157" w:type="dxa"/>
          </w:tcPr>
          <w:p w14:paraId="6A07A4B7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55" w:type="dxa"/>
          </w:tcPr>
          <w:p w14:paraId="4246F08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179" w:type="dxa"/>
          </w:tcPr>
          <w:p w14:paraId="3685272E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253" w:type="dxa"/>
          </w:tcPr>
          <w:p w14:paraId="2D3CF0E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2" w:type="dxa"/>
          </w:tcPr>
          <w:p w14:paraId="15F24B39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521" w:type="dxa"/>
          </w:tcPr>
          <w:p w14:paraId="0B3C8ED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280" w:type="dxa"/>
          </w:tcPr>
          <w:p w14:paraId="2D41A73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  <w:tr w:rsidR="00B70E92" w:rsidRPr="005A1B88" w14:paraId="76D09DC3" w14:textId="77777777" w:rsidTr="0095521E">
        <w:tc>
          <w:tcPr>
            <w:tcW w:w="1157" w:type="dxa"/>
          </w:tcPr>
          <w:p w14:paraId="3C3F555F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5" w:type="dxa"/>
          </w:tcPr>
          <w:p w14:paraId="64BAF62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179" w:type="dxa"/>
          </w:tcPr>
          <w:p w14:paraId="73820B6F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53" w:type="dxa"/>
          </w:tcPr>
          <w:p w14:paraId="5EFD9649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742" w:type="dxa"/>
          </w:tcPr>
          <w:p w14:paraId="417B5D3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521" w:type="dxa"/>
          </w:tcPr>
          <w:p w14:paraId="34B2DF24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280" w:type="dxa"/>
          </w:tcPr>
          <w:p w14:paraId="4D2746B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3C414663" w14:textId="77777777" w:rsidR="00B70E92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2F362A3E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0" w:name="_Toc206596813"/>
      <w:r>
        <w:rPr>
          <w:rFonts w:ascii="Trebuchet MS" w:hAnsi="Trebuchet MS"/>
          <w:color w:val="002060"/>
          <w:sz w:val="24"/>
          <w:szCs w:val="24"/>
        </w:rPr>
        <w:t xml:space="preserve">Forms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(Object - </w:t>
      </w:r>
      <w:proofErr w:type="spellStart"/>
      <w:r>
        <w:rPr>
          <w:rFonts w:ascii="Trebuchet MS" w:hAnsi="Trebuchet MS"/>
          <w:color w:val="002060"/>
          <w:sz w:val="24"/>
          <w:szCs w:val="24"/>
        </w:rPr>
        <w:t>Smartforms</w:t>
      </w:r>
      <w:proofErr w:type="spellEnd"/>
      <w:r w:rsidRPr="005A1B88">
        <w:rPr>
          <w:rFonts w:ascii="Trebuchet MS" w:hAnsi="Trebuchet MS"/>
          <w:color w:val="002060"/>
          <w:sz w:val="24"/>
          <w:szCs w:val="24"/>
        </w:rPr>
        <w:t xml:space="preserve"> / </w:t>
      </w:r>
      <w:r>
        <w:rPr>
          <w:rFonts w:ascii="Trebuchet MS" w:hAnsi="Trebuchet MS"/>
          <w:color w:val="002060"/>
          <w:sz w:val="24"/>
          <w:szCs w:val="24"/>
        </w:rPr>
        <w:t>Script</w:t>
      </w:r>
      <w:r w:rsidRPr="005A1B88">
        <w:rPr>
          <w:rFonts w:ascii="Trebuchet MS" w:hAnsi="Trebuchet MS"/>
          <w:color w:val="002060"/>
          <w:sz w:val="24"/>
          <w:szCs w:val="24"/>
        </w:rPr>
        <w:t>)</w:t>
      </w:r>
      <w:bookmarkEnd w:id="20"/>
    </w:p>
    <w:p w14:paraId="4BFF640A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421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0"/>
        <w:gridCol w:w="1282"/>
        <w:gridCol w:w="1200"/>
        <w:gridCol w:w="1375"/>
        <w:gridCol w:w="2410"/>
        <w:gridCol w:w="1984"/>
      </w:tblGrid>
      <w:tr w:rsidR="00B70E92" w:rsidRPr="00446538" w14:paraId="67D530AE" w14:textId="77777777" w:rsidTr="0095521E">
        <w:trPr>
          <w:trHeight w:val="288"/>
        </w:trPr>
        <w:tc>
          <w:tcPr>
            <w:tcW w:w="1170" w:type="dxa"/>
          </w:tcPr>
          <w:p w14:paraId="1FADB37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5CAC24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282" w:type="dxa"/>
          </w:tcPr>
          <w:p w14:paraId="2E8C2D2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52AC372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200" w:type="dxa"/>
          </w:tcPr>
          <w:p w14:paraId="33CDEB01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DBD528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375" w:type="dxa"/>
            <w:vAlign w:val="center"/>
          </w:tcPr>
          <w:p w14:paraId="6314556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Printer details</w:t>
            </w:r>
          </w:p>
        </w:tc>
        <w:tc>
          <w:tcPr>
            <w:tcW w:w="2410" w:type="dxa"/>
          </w:tcPr>
          <w:p w14:paraId="1E1DC942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Background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to send on mail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</w:tcPr>
          <w:p w14:paraId="77BEA537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Output device</w:t>
            </w:r>
          </w:p>
        </w:tc>
      </w:tr>
      <w:tr w:rsidR="00B70E92" w:rsidRPr="005A1B88" w14:paraId="2F58CED2" w14:textId="77777777" w:rsidTr="0095521E">
        <w:tc>
          <w:tcPr>
            <w:tcW w:w="1170" w:type="dxa"/>
          </w:tcPr>
          <w:p w14:paraId="78B96D3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282" w:type="dxa"/>
          </w:tcPr>
          <w:p w14:paraId="7CA07175" w14:textId="618AE10B" w:rsidR="00B70E92" w:rsidRPr="005A1B88" w:rsidRDefault="00B93FFB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SD01J</w:t>
            </w:r>
          </w:p>
        </w:tc>
        <w:tc>
          <w:tcPr>
            <w:tcW w:w="1200" w:type="dxa"/>
          </w:tcPr>
          <w:p w14:paraId="322D8D9D" w14:textId="0833CF73" w:rsidR="00B70E92" w:rsidRPr="005A1B88" w:rsidRDefault="00B93FFB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Allotment</w:t>
            </w:r>
            <w:r w:rsidR="00A63E9F">
              <w:rPr>
                <w:rFonts w:ascii="Trebuchet MS" w:hAnsi="Trebuchet MS" w:cs="Arial"/>
                <w:b/>
                <w:sz w:val="20"/>
                <w:szCs w:val="20"/>
              </w:rPr>
              <w:t xml:space="preserve"> </w:t>
            </w:r>
            <w:r w:rsidR="00B70E92">
              <w:rPr>
                <w:rFonts w:ascii="Trebuchet MS" w:hAnsi="Trebuchet MS" w:cs="Arial"/>
                <w:b/>
                <w:sz w:val="20"/>
                <w:szCs w:val="20"/>
              </w:rPr>
              <w:t>Letter</w:t>
            </w:r>
          </w:p>
        </w:tc>
        <w:tc>
          <w:tcPr>
            <w:tcW w:w="1375" w:type="dxa"/>
          </w:tcPr>
          <w:p w14:paraId="189EA07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187EECAB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584A2420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SAP</w:t>
            </w:r>
          </w:p>
        </w:tc>
      </w:tr>
      <w:tr w:rsidR="00B70E92" w:rsidRPr="005A1B88" w14:paraId="08FA5EF0" w14:textId="77777777" w:rsidTr="0095521E">
        <w:tc>
          <w:tcPr>
            <w:tcW w:w="1170" w:type="dxa"/>
          </w:tcPr>
          <w:p w14:paraId="7D03170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82" w:type="dxa"/>
          </w:tcPr>
          <w:p w14:paraId="7A97E92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200" w:type="dxa"/>
          </w:tcPr>
          <w:p w14:paraId="30D81CD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375" w:type="dxa"/>
          </w:tcPr>
          <w:p w14:paraId="6DD81DD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2410" w:type="dxa"/>
          </w:tcPr>
          <w:p w14:paraId="16FD3C2A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BF9CB56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</w:p>
        </w:tc>
      </w:tr>
    </w:tbl>
    <w:p w14:paraId="0818D59D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3BC792E5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1" w:name="_Toc206596814"/>
      <w:r w:rsidRPr="005A1B88">
        <w:rPr>
          <w:rFonts w:ascii="Trebuchet MS" w:hAnsi="Trebuchet MS"/>
          <w:color w:val="002060"/>
          <w:sz w:val="24"/>
          <w:szCs w:val="24"/>
        </w:rPr>
        <w:t>Email details (Object – Email / SMS)</w:t>
      </w:r>
      <w:bookmarkEnd w:id="21"/>
    </w:p>
    <w:p w14:paraId="725B3122" w14:textId="77777777" w:rsidR="00B70E92" w:rsidRPr="005A1B88" w:rsidRDefault="00B70E92" w:rsidP="00B70E92">
      <w:pPr>
        <w:ind w:left="360"/>
        <w:rPr>
          <w:rFonts w:ascii="Trebuchet MS" w:hAnsi="Trebuchet MS" w:cs="Arial"/>
          <w:b/>
          <w:sz w:val="20"/>
          <w:szCs w:val="20"/>
        </w:rPr>
      </w:pPr>
    </w:p>
    <w:tbl>
      <w:tblPr>
        <w:tblW w:w="938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62"/>
        <w:gridCol w:w="969"/>
        <w:gridCol w:w="1062"/>
        <w:gridCol w:w="1699"/>
        <w:gridCol w:w="1743"/>
        <w:gridCol w:w="1498"/>
        <w:gridCol w:w="1354"/>
      </w:tblGrid>
      <w:tr w:rsidR="00B70E92" w:rsidRPr="00446538" w14:paraId="6ED41F81" w14:textId="77777777" w:rsidTr="0095521E">
        <w:trPr>
          <w:trHeight w:val="211"/>
        </w:trPr>
        <w:tc>
          <w:tcPr>
            <w:tcW w:w="1062" w:type="dxa"/>
          </w:tcPr>
          <w:p w14:paraId="2F78CC4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84295F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969" w:type="dxa"/>
          </w:tcPr>
          <w:p w14:paraId="3D80F9F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801E6D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</w:t>
            </w:r>
          </w:p>
        </w:tc>
        <w:tc>
          <w:tcPr>
            <w:tcW w:w="1062" w:type="dxa"/>
          </w:tcPr>
          <w:p w14:paraId="1C00F6A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6C045CB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Object Name</w:t>
            </w:r>
          </w:p>
        </w:tc>
        <w:tc>
          <w:tcPr>
            <w:tcW w:w="1699" w:type="dxa"/>
            <w:vAlign w:val="center"/>
          </w:tcPr>
          <w:p w14:paraId="7E6664DF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Mode of Execution (Foreground /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ackground)</w:t>
            </w:r>
          </w:p>
        </w:tc>
        <w:tc>
          <w:tcPr>
            <w:tcW w:w="1743" w:type="dxa"/>
          </w:tcPr>
          <w:p w14:paraId="3938B16E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EFB8A8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Targeted Single/Multiple</w:t>
            </w:r>
          </w:p>
        </w:tc>
        <w:tc>
          <w:tcPr>
            <w:tcW w:w="1498" w:type="dxa"/>
            <w:vAlign w:val="center"/>
          </w:tcPr>
          <w:p w14:paraId="22FE0E0C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Content of the mail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. Maintain the same in below box</w:t>
            </w: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354" w:type="dxa"/>
          </w:tcPr>
          <w:p w14:paraId="076DB443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16A90FE9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Mail ID’s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/Mobile No.</w:t>
            </w:r>
          </w:p>
        </w:tc>
      </w:tr>
      <w:tr w:rsidR="00B70E92" w:rsidRPr="005A1B88" w14:paraId="7914796F" w14:textId="77777777" w:rsidTr="0095521E">
        <w:tc>
          <w:tcPr>
            <w:tcW w:w="1062" w:type="dxa"/>
          </w:tcPr>
          <w:p w14:paraId="5AC98B1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969" w:type="dxa"/>
          </w:tcPr>
          <w:p w14:paraId="00EA4C60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2" w:type="dxa"/>
          </w:tcPr>
          <w:p w14:paraId="3780AFE1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699" w:type="dxa"/>
          </w:tcPr>
          <w:p w14:paraId="5EE81CA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743" w:type="dxa"/>
          </w:tcPr>
          <w:p w14:paraId="099F6C9D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498" w:type="dxa"/>
          </w:tcPr>
          <w:p w14:paraId="44167CE1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354" w:type="dxa"/>
          </w:tcPr>
          <w:p w14:paraId="2DC1A645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21838565" w14:textId="77777777" w:rsidR="00B70E92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70E92" w:rsidRPr="004E216D" w14:paraId="3F30F733" w14:textId="77777777" w:rsidTr="0095521E">
        <w:tc>
          <w:tcPr>
            <w:tcW w:w="9355" w:type="dxa"/>
          </w:tcPr>
          <w:p w14:paraId="4DA14716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Email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B70E92" w:rsidRPr="004E216D" w14:paraId="12EB3F33" w14:textId="77777777" w:rsidTr="0095521E">
        <w:tc>
          <w:tcPr>
            <w:tcW w:w="9355" w:type="dxa"/>
          </w:tcPr>
          <w:p w14:paraId="5488420F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0A5B0DD2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22DF8FE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18B621F6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E418D3F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3D46A2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6FA1458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65E44916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70E92" w:rsidRPr="004E216D" w14:paraId="5C0B611A" w14:textId="77777777" w:rsidTr="0095521E">
        <w:tc>
          <w:tcPr>
            <w:tcW w:w="9355" w:type="dxa"/>
          </w:tcPr>
          <w:p w14:paraId="01D4CEBA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SMS content </w:t>
            </w: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 xml:space="preserve">– Version No &lt;No&gt; </w:t>
            </w:r>
          </w:p>
        </w:tc>
      </w:tr>
      <w:tr w:rsidR="00B70E92" w:rsidRPr="004E216D" w14:paraId="75121556" w14:textId="77777777" w:rsidTr="0095521E">
        <w:tc>
          <w:tcPr>
            <w:tcW w:w="9355" w:type="dxa"/>
          </w:tcPr>
          <w:p w14:paraId="3B9910BE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A2421E3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5734EBA3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440B4E4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NA</w:t>
            </w:r>
          </w:p>
          <w:p w14:paraId="61685F26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C172A37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FBB7206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51C9772E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38EE1221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203A3D7A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2" w:name="_Toc206596815"/>
      <w:r w:rsidRPr="005A1B88">
        <w:rPr>
          <w:rFonts w:ascii="Trebuchet MS" w:hAnsi="Trebuchet MS"/>
          <w:color w:val="002060"/>
          <w:sz w:val="24"/>
          <w:szCs w:val="24"/>
        </w:rPr>
        <w:t>Message class</w:t>
      </w:r>
      <w:r>
        <w:rPr>
          <w:rFonts w:ascii="Trebuchet MS" w:hAnsi="Trebuchet MS"/>
          <w:color w:val="002060"/>
          <w:sz w:val="24"/>
          <w:szCs w:val="24"/>
        </w:rPr>
        <w:t xml:space="preserve"> (Mandatory 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for </w:t>
      </w:r>
      <w:r>
        <w:rPr>
          <w:rFonts w:ascii="Trebuchet MS" w:hAnsi="Trebuchet MS"/>
          <w:color w:val="002060"/>
          <w:sz w:val="24"/>
          <w:szCs w:val="24"/>
        </w:rPr>
        <w:t xml:space="preserve">all </w:t>
      </w:r>
      <w:r w:rsidRPr="005A1B88">
        <w:rPr>
          <w:rFonts w:ascii="Trebuchet MS" w:hAnsi="Trebuchet MS"/>
          <w:color w:val="002060"/>
          <w:sz w:val="24"/>
          <w:szCs w:val="24"/>
        </w:rPr>
        <w:t>Smart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forms/Reports/Interface/Module pool/BDC/BAPI/Enhancements/Web</w:t>
      </w:r>
      <w:r>
        <w:rPr>
          <w:rFonts w:ascii="Trebuchet MS" w:hAnsi="Trebuchet MS"/>
          <w:color w:val="002060"/>
          <w:sz w:val="24"/>
          <w:szCs w:val="24"/>
        </w:rPr>
        <w:t xml:space="preserve"> </w:t>
      </w:r>
      <w:r w:rsidRPr="005A1B88">
        <w:rPr>
          <w:rFonts w:ascii="Trebuchet MS" w:hAnsi="Trebuchet MS"/>
          <w:color w:val="002060"/>
          <w:sz w:val="24"/>
          <w:szCs w:val="24"/>
        </w:rPr>
        <w:t>Dynpro)</w:t>
      </w:r>
      <w:bookmarkEnd w:id="22"/>
    </w:p>
    <w:p w14:paraId="755541B7" w14:textId="77777777" w:rsidR="00B70E92" w:rsidRPr="00ED58C9" w:rsidRDefault="00B70E92" w:rsidP="00B70E92">
      <w:pPr>
        <w:ind w:left="720" w:firstLine="89"/>
        <w:jc w:val="both"/>
        <w:rPr>
          <w:rFonts w:ascii="Trebuchet MS" w:hAnsi="Trebuchet MS"/>
          <w:i/>
          <w:color w:val="002060"/>
          <w:sz w:val="20"/>
          <w:szCs w:val="20"/>
        </w:rPr>
      </w:pPr>
    </w:p>
    <w:tbl>
      <w:tblPr>
        <w:tblW w:w="9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"/>
        <w:gridCol w:w="1050"/>
        <w:gridCol w:w="1976"/>
        <w:gridCol w:w="3675"/>
        <w:gridCol w:w="1050"/>
        <w:gridCol w:w="1050"/>
      </w:tblGrid>
      <w:tr w:rsidR="00B70E92" w:rsidRPr="00446538" w14:paraId="035C5AE9" w14:textId="77777777" w:rsidTr="00865D2E">
        <w:trPr>
          <w:trHeight w:val="288"/>
        </w:trPr>
        <w:tc>
          <w:tcPr>
            <w:tcW w:w="988" w:type="dxa"/>
          </w:tcPr>
          <w:p w14:paraId="62C705DC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1050" w:type="dxa"/>
          </w:tcPr>
          <w:p w14:paraId="0838B6D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Class</w:t>
            </w:r>
          </w:p>
        </w:tc>
        <w:tc>
          <w:tcPr>
            <w:tcW w:w="1976" w:type="dxa"/>
            <w:vAlign w:val="center"/>
          </w:tcPr>
          <w:p w14:paraId="02CB41D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Standard/Custom</w:t>
            </w:r>
          </w:p>
        </w:tc>
        <w:tc>
          <w:tcPr>
            <w:tcW w:w="3675" w:type="dxa"/>
          </w:tcPr>
          <w:p w14:paraId="4AAA29AD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Type – (E)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rror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/(I)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nformation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/(S)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ucess</w:t>
            </w:r>
            <w:proofErr w:type="spellEnd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/(W)</w:t>
            </w:r>
            <w:proofErr w:type="spellStart"/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arning</w:t>
            </w:r>
            <w:proofErr w:type="spellEnd"/>
          </w:p>
        </w:tc>
        <w:tc>
          <w:tcPr>
            <w:tcW w:w="1050" w:type="dxa"/>
            <w:vAlign w:val="center"/>
          </w:tcPr>
          <w:p w14:paraId="7D0DB7C0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 ID Number</w:t>
            </w:r>
          </w:p>
        </w:tc>
        <w:tc>
          <w:tcPr>
            <w:tcW w:w="1050" w:type="dxa"/>
          </w:tcPr>
          <w:p w14:paraId="124F32CB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Message</w:t>
            </w:r>
          </w:p>
        </w:tc>
      </w:tr>
      <w:tr w:rsidR="00B70E92" w:rsidRPr="005A1B88" w14:paraId="497F2C5E" w14:textId="77777777" w:rsidTr="00865D2E">
        <w:tc>
          <w:tcPr>
            <w:tcW w:w="988" w:type="dxa"/>
          </w:tcPr>
          <w:p w14:paraId="091842DD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1050" w:type="dxa"/>
          </w:tcPr>
          <w:p w14:paraId="02C9BDD4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976" w:type="dxa"/>
          </w:tcPr>
          <w:p w14:paraId="1084219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675" w:type="dxa"/>
          </w:tcPr>
          <w:p w14:paraId="3808905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3B955FB3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  <w:tc>
          <w:tcPr>
            <w:tcW w:w="1050" w:type="dxa"/>
          </w:tcPr>
          <w:p w14:paraId="6C851B8F" w14:textId="77777777" w:rsidR="00B70E92" w:rsidRPr="005A1B88" w:rsidRDefault="00B70E92" w:rsidP="0095521E">
            <w:pPr>
              <w:rPr>
                <w:rFonts w:ascii="Trebuchet MS" w:hAnsi="Trebuchet MS" w:cs="Arial"/>
                <w:sz w:val="20"/>
                <w:szCs w:val="20"/>
              </w:rPr>
            </w:pPr>
            <w:r>
              <w:rPr>
                <w:rFonts w:ascii="Trebuchet MS" w:hAnsi="Trebuchet MS" w:cs="Arial"/>
                <w:sz w:val="20"/>
                <w:szCs w:val="20"/>
              </w:rPr>
              <w:t>NA</w:t>
            </w:r>
          </w:p>
        </w:tc>
      </w:tr>
    </w:tbl>
    <w:p w14:paraId="2ED5EFE3" w14:textId="77777777" w:rsidR="00B70E92" w:rsidRPr="005A1B88" w:rsidRDefault="00B70E92" w:rsidP="00B70E92">
      <w:pPr>
        <w:ind w:left="360"/>
        <w:rPr>
          <w:rFonts w:ascii="Trebuchet MS" w:hAnsi="Trebuchet MS" w:cs="Arial"/>
          <w:bCs/>
          <w:sz w:val="20"/>
          <w:szCs w:val="20"/>
        </w:rPr>
      </w:pPr>
    </w:p>
    <w:p w14:paraId="606093DB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3" w:name="_Toc206596816"/>
      <w:r w:rsidRPr="005A1B88">
        <w:rPr>
          <w:rFonts w:ascii="Trebuchet MS" w:hAnsi="Trebuchet MS"/>
          <w:color w:val="002060"/>
          <w:sz w:val="24"/>
          <w:szCs w:val="24"/>
        </w:rPr>
        <w:t>Constant Values</w:t>
      </w:r>
      <w:bookmarkEnd w:id="23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741521D4" w14:textId="77777777" w:rsidR="00B70E92" w:rsidRDefault="00B70E92" w:rsidP="00B70E92">
      <w:pPr>
        <w:jc w:val="center"/>
        <w:rPr>
          <w:rFonts w:ascii="Trebuchet MS" w:hAnsi="Trebuchet MS"/>
          <w:color w:val="002060"/>
          <w:sz w:val="20"/>
          <w:szCs w:val="20"/>
        </w:rPr>
      </w:pPr>
    </w:p>
    <w:tbl>
      <w:tblPr>
        <w:tblW w:w="93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1"/>
        <w:gridCol w:w="3161"/>
        <w:gridCol w:w="1308"/>
        <w:gridCol w:w="2051"/>
        <w:gridCol w:w="1066"/>
        <w:gridCol w:w="960"/>
      </w:tblGrid>
      <w:tr w:rsidR="00B70E92" w:rsidRPr="00446538" w14:paraId="72693642" w14:textId="77777777" w:rsidTr="00865D2E">
        <w:trPr>
          <w:trHeight w:val="288"/>
        </w:trPr>
        <w:tc>
          <w:tcPr>
            <w:tcW w:w="841" w:type="dxa"/>
          </w:tcPr>
          <w:p w14:paraId="69BFCA15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7DB8826F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Client</w:t>
            </w:r>
          </w:p>
        </w:tc>
        <w:tc>
          <w:tcPr>
            <w:tcW w:w="3161" w:type="dxa"/>
          </w:tcPr>
          <w:p w14:paraId="2A70D15D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</w:p>
          <w:p w14:paraId="451CAC22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Program</w:t>
            </w:r>
          </w:p>
        </w:tc>
        <w:tc>
          <w:tcPr>
            <w:tcW w:w="1308" w:type="dxa"/>
          </w:tcPr>
          <w:p w14:paraId="78047BE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Variable Name</w:t>
            </w:r>
          </w:p>
        </w:tc>
        <w:tc>
          <w:tcPr>
            <w:tcW w:w="2051" w:type="dxa"/>
            <w:vAlign w:val="center"/>
          </w:tcPr>
          <w:p w14:paraId="5F1227CE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Selection type </w:t>
            </w:r>
          </w:p>
          <w:p w14:paraId="568DF069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P – Parameter</w:t>
            </w:r>
          </w:p>
          <w:p w14:paraId="1E4CDF89" w14:textId="77777777" w:rsidR="00B70E92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S – Selection</w:t>
            </w:r>
          </w:p>
          <w:p w14:paraId="06285A1F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Blank - for any other</w:t>
            </w:r>
          </w:p>
        </w:tc>
        <w:tc>
          <w:tcPr>
            <w:tcW w:w="1066" w:type="dxa"/>
          </w:tcPr>
          <w:p w14:paraId="55161873" w14:textId="77777777" w:rsidR="00B70E92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Index Number</w:t>
            </w:r>
          </w:p>
        </w:tc>
        <w:tc>
          <w:tcPr>
            <w:tcW w:w="960" w:type="dxa"/>
          </w:tcPr>
          <w:p w14:paraId="4BB4CEAA" w14:textId="77777777" w:rsidR="00B70E92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Values</w:t>
            </w:r>
          </w:p>
        </w:tc>
      </w:tr>
      <w:tr w:rsidR="00B70E92" w:rsidRPr="005A1B88" w14:paraId="53A638F1" w14:textId="77777777" w:rsidTr="00865D2E">
        <w:tc>
          <w:tcPr>
            <w:tcW w:w="841" w:type="dxa"/>
          </w:tcPr>
          <w:p w14:paraId="49536E6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3161" w:type="dxa"/>
          </w:tcPr>
          <w:p w14:paraId="20BF129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308" w:type="dxa"/>
          </w:tcPr>
          <w:p w14:paraId="5D3965B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2051" w:type="dxa"/>
          </w:tcPr>
          <w:p w14:paraId="7E006AD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1066" w:type="dxa"/>
          </w:tcPr>
          <w:p w14:paraId="71104F0A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960" w:type="dxa"/>
          </w:tcPr>
          <w:p w14:paraId="19B519A9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  <w:tr w:rsidR="00B70E92" w:rsidRPr="005A1B88" w14:paraId="636C5DDC" w14:textId="77777777" w:rsidTr="00865D2E">
        <w:tc>
          <w:tcPr>
            <w:tcW w:w="841" w:type="dxa"/>
          </w:tcPr>
          <w:p w14:paraId="2AE35982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6EED8F8A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2AA88DA1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1F4E33EE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162AEE28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07FF2CF5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B70E92" w:rsidRPr="005A1B88" w14:paraId="2DE9DC57" w14:textId="77777777" w:rsidTr="00865D2E">
        <w:tc>
          <w:tcPr>
            <w:tcW w:w="841" w:type="dxa"/>
          </w:tcPr>
          <w:p w14:paraId="4F59BD3A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40BD4106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37744CAF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03AEB6AF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60A31AA2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6C41A87E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  <w:tr w:rsidR="00B70E92" w:rsidRPr="005A1B88" w14:paraId="72445510" w14:textId="77777777" w:rsidTr="00865D2E">
        <w:tc>
          <w:tcPr>
            <w:tcW w:w="841" w:type="dxa"/>
          </w:tcPr>
          <w:p w14:paraId="7FB6C51A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3161" w:type="dxa"/>
          </w:tcPr>
          <w:p w14:paraId="21B46BEF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8" w:type="dxa"/>
          </w:tcPr>
          <w:p w14:paraId="219D8279" w14:textId="77777777" w:rsidR="00B70E92" w:rsidRDefault="00B70E92" w:rsidP="0095521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1" w:type="dxa"/>
          </w:tcPr>
          <w:p w14:paraId="32A31CD9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1066" w:type="dxa"/>
          </w:tcPr>
          <w:p w14:paraId="36966FD9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  <w:tc>
          <w:tcPr>
            <w:tcW w:w="960" w:type="dxa"/>
          </w:tcPr>
          <w:p w14:paraId="444DA874" w14:textId="77777777" w:rsidR="00B70E92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</w:p>
        </w:tc>
      </w:tr>
    </w:tbl>
    <w:p w14:paraId="4280285F" w14:textId="77777777" w:rsidR="00B70E92" w:rsidRDefault="00B70E92" w:rsidP="00B70E92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49998B2B" w14:textId="77777777" w:rsidR="00B70E92" w:rsidRPr="00E857B4" w:rsidRDefault="00B70E92" w:rsidP="00B70E92">
      <w:pPr>
        <w:ind w:left="720"/>
        <w:rPr>
          <w:rFonts w:ascii="Trebuchet MS" w:hAnsi="Trebuchet MS"/>
          <w:color w:val="002060"/>
          <w:sz w:val="20"/>
          <w:szCs w:val="20"/>
        </w:rPr>
      </w:pPr>
    </w:p>
    <w:p w14:paraId="227CD57A" w14:textId="77777777" w:rsidR="00B70E92" w:rsidRPr="005A1B88" w:rsidRDefault="00B70E92" w:rsidP="00B70E92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t>To be provided by Functionals</w:t>
      </w:r>
    </w:p>
    <w:tbl>
      <w:tblPr>
        <w:tblW w:w="945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2199"/>
        <w:gridCol w:w="1827"/>
        <w:gridCol w:w="4017"/>
      </w:tblGrid>
      <w:tr w:rsidR="00B70E92" w:rsidRPr="00446538" w14:paraId="147E777F" w14:textId="77777777" w:rsidTr="00865D2E">
        <w:trPr>
          <w:trHeight w:val="287"/>
        </w:trPr>
        <w:tc>
          <w:tcPr>
            <w:tcW w:w="1410" w:type="dxa"/>
          </w:tcPr>
          <w:p w14:paraId="2A166F88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2199" w:type="dxa"/>
          </w:tcPr>
          <w:p w14:paraId="39C16F73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Rule Table Name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1827" w:type="dxa"/>
          </w:tcPr>
          <w:p w14:paraId="4CDD6DB6" w14:textId="77777777" w:rsidR="00B70E92" w:rsidRPr="00446538" w:rsidRDefault="00B70E92" w:rsidP="0095521E">
            <w:pPr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017" w:type="dxa"/>
            <w:vAlign w:val="center"/>
          </w:tcPr>
          <w:p w14:paraId="65C6BE4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B70E92" w:rsidRPr="005A1B88" w14:paraId="089232E2" w14:textId="77777777" w:rsidTr="00865D2E">
        <w:trPr>
          <w:trHeight w:val="257"/>
        </w:trPr>
        <w:tc>
          <w:tcPr>
            <w:tcW w:w="1410" w:type="dxa"/>
          </w:tcPr>
          <w:p w14:paraId="52BB0479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2199" w:type="dxa"/>
          </w:tcPr>
          <w:p w14:paraId="6BA77EC8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VBRK, VBRP, VBPA T001, T001W, MVKE, ADRC, FPLT</w:t>
            </w:r>
          </w:p>
        </w:tc>
        <w:tc>
          <w:tcPr>
            <w:tcW w:w="1827" w:type="dxa"/>
          </w:tcPr>
          <w:p w14:paraId="13B79CEB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 xml:space="preserve">VBELN, POSNR, ADRNR, ADDRNUMBER, PARVW, BSTDK, MATKL, MVGR2 </w:t>
            </w:r>
          </w:p>
        </w:tc>
        <w:tc>
          <w:tcPr>
            <w:tcW w:w="4017" w:type="dxa"/>
          </w:tcPr>
          <w:p w14:paraId="060BAA55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6BB6BDD3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5C9D2A8E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147680CD" w14:textId="77777777" w:rsidR="00B70E92" w:rsidRDefault="00B70E92" w:rsidP="00B70E92">
      <w:pPr>
        <w:rPr>
          <w:rFonts w:ascii="Trebuchet MS" w:hAnsi="Trebuchet MS" w:cs="Arial"/>
          <w:bCs/>
          <w:sz w:val="20"/>
          <w:szCs w:val="20"/>
        </w:rPr>
      </w:pPr>
    </w:p>
    <w:p w14:paraId="2137EB93" w14:textId="77777777" w:rsidR="00B70E92" w:rsidRPr="005A1B88" w:rsidRDefault="00B70E92" w:rsidP="00B70E92">
      <w:pPr>
        <w:ind w:left="360"/>
        <w:jc w:val="center"/>
        <w:rPr>
          <w:rFonts w:ascii="Trebuchet MS" w:hAnsi="Trebuchet MS" w:cs="Arial"/>
          <w:bCs/>
          <w:sz w:val="20"/>
          <w:szCs w:val="20"/>
        </w:rPr>
      </w:pPr>
      <w:r>
        <w:rPr>
          <w:rFonts w:ascii="Trebuchet MS" w:hAnsi="Trebuchet MS" w:cs="Arial"/>
          <w:bCs/>
          <w:sz w:val="20"/>
          <w:szCs w:val="20"/>
        </w:rPr>
        <w:lastRenderedPageBreak/>
        <w:t>To be provided by Functionals</w:t>
      </w:r>
    </w:p>
    <w:tbl>
      <w:tblPr>
        <w:tblW w:w="939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4"/>
        <w:gridCol w:w="3418"/>
        <w:gridCol w:w="4552"/>
      </w:tblGrid>
      <w:tr w:rsidR="00B70E92" w:rsidRPr="001A76D6" w14:paraId="5DA6803D" w14:textId="77777777" w:rsidTr="00865D2E">
        <w:trPr>
          <w:trHeight w:val="245"/>
        </w:trPr>
        <w:tc>
          <w:tcPr>
            <w:tcW w:w="1424" w:type="dxa"/>
          </w:tcPr>
          <w:p w14:paraId="79553B98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 No</w:t>
            </w:r>
          </w:p>
        </w:tc>
        <w:tc>
          <w:tcPr>
            <w:tcW w:w="3418" w:type="dxa"/>
          </w:tcPr>
          <w:p w14:paraId="55DC2436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46538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Constant </w:t>
            </w: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Fields</w:t>
            </w:r>
          </w:p>
        </w:tc>
        <w:tc>
          <w:tcPr>
            <w:tcW w:w="4552" w:type="dxa"/>
            <w:vAlign w:val="center"/>
          </w:tcPr>
          <w:p w14:paraId="79661E54" w14:textId="77777777" w:rsidR="00B70E92" w:rsidRPr="00446538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>
              <w:rPr>
                <w:rFonts w:ascii="Trebuchet MS" w:hAnsi="Trebuchet MS"/>
                <w:b/>
                <w:color w:val="002060"/>
                <w:sz w:val="22"/>
                <w:szCs w:val="22"/>
              </w:rPr>
              <w:t>Constant Values</w:t>
            </w:r>
          </w:p>
        </w:tc>
      </w:tr>
      <w:tr w:rsidR="00B70E92" w:rsidRPr="005A1B88" w14:paraId="028E53AB" w14:textId="77777777" w:rsidTr="00865D2E">
        <w:trPr>
          <w:trHeight w:val="274"/>
        </w:trPr>
        <w:tc>
          <w:tcPr>
            <w:tcW w:w="1424" w:type="dxa"/>
          </w:tcPr>
          <w:p w14:paraId="57928A96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V 1.0</w:t>
            </w:r>
          </w:p>
        </w:tc>
        <w:tc>
          <w:tcPr>
            <w:tcW w:w="3418" w:type="dxa"/>
          </w:tcPr>
          <w:p w14:paraId="2BDB81F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  <w:tc>
          <w:tcPr>
            <w:tcW w:w="4552" w:type="dxa"/>
          </w:tcPr>
          <w:p w14:paraId="1F14F882" w14:textId="77777777" w:rsidR="00B70E92" w:rsidRPr="005A1B88" w:rsidRDefault="00B70E92" w:rsidP="0095521E">
            <w:pPr>
              <w:rPr>
                <w:rFonts w:ascii="Trebuchet MS" w:hAnsi="Trebuchet MS" w:cs="Arial"/>
                <w:b/>
                <w:sz w:val="20"/>
                <w:szCs w:val="20"/>
              </w:rPr>
            </w:pPr>
            <w:r>
              <w:rPr>
                <w:rFonts w:ascii="Trebuchet MS" w:hAnsi="Trebuchet MS" w:cs="Arial"/>
                <w:b/>
                <w:sz w:val="20"/>
                <w:szCs w:val="20"/>
              </w:rPr>
              <w:t>NA</w:t>
            </w:r>
          </w:p>
        </w:tc>
      </w:tr>
    </w:tbl>
    <w:p w14:paraId="292C82B1" w14:textId="77777777" w:rsidR="00B70E92" w:rsidRPr="005A1B88" w:rsidRDefault="00B70E92" w:rsidP="00B70E92">
      <w:pPr>
        <w:rPr>
          <w:rFonts w:ascii="Trebuchet MS" w:hAnsi="Trebuchet MS" w:cs="Arial"/>
          <w:b/>
          <w:sz w:val="20"/>
          <w:szCs w:val="20"/>
        </w:rPr>
      </w:pPr>
    </w:p>
    <w:p w14:paraId="2B9E834A" w14:textId="77777777" w:rsidR="00B70E92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24" w:name="_Toc206596817"/>
      <w:r w:rsidRPr="005A1B88">
        <w:rPr>
          <w:rFonts w:ascii="Trebuchet MS" w:hAnsi="Trebuchet MS"/>
          <w:color w:val="002060"/>
          <w:sz w:val="24"/>
          <w:szCs w:val="24"/>
        </w:rPr>
        <w:t>Program Logic / Pseudo Code</w:t>
      </w:r>
      <w:bookmarkEnd w:id="24"/>
    </w:p>
    <w:p w14:paraId="7B1F8732" w14:textId="77777777" w:rsidR="00B70E92" w:rsidRPr="00F34410" w:rsidRDefault="00B70E92" w:rsidP="00B70E92">
      <w:pPr>
        <w:rPr>
          <w:rFonts w:ascii="Trebuchet MS" w:hAnsi="Trebuchet MS"/>
          <w:sz w:val="22"/>
          <w:szCs w:val="22"/>
        </w:rPr>
      </w:pPr>
      <w:r w:rsidRPr="00F34410">
        <w:rPr>
          <w:rFonts w:ascii="Trebuchet MS" w:hAnsi="Trebuchet MS"/>
          <w:sz w:val="22"/>
          <w:szCs w:val="22"/>
        </w:rPr>
        <w:t xml:space="preserve">Input Selection: </w:t>
      </w:r>
    </w:p>
    <w:p w14:paraId="039276CA" w14:textId="77777777" w:rsidR="00B70E92" w:rsidRPr="00F34410" w:rsidRDefault="00B70E92" w:rsidP="00B70E92">
      <w:pPr>
        <w:rPr>
          <w:rFonts w:ascii="Trebuchet MS" w:hAnsi="Trebuchet MS"/>
          <w:sz w:val="22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409"/>
        <w:gridCol w:w="2552"/>
        <w:gridCol w:w="1701"/>
      </w:tblGrid>
      <w:tr w:rsidR="00B70E92" w:rsidRPr="00AD2226" w14:paraId="685A2F99" w14:textId="77777777" w:rsidTr="0095521E">
        <w:trPr>
          <w:trHeight w:val="323"/>
        </w:trPr>
        <w:tc>
          <w:tcPr>
            <w:tcW w:w="2694" w:type="dxa"/>
            <w:shd w:val="clear" w:color="auto" w:fill="FFC000"/>
            <w:vAlign w:val="center"/>
          </w:tcPr>
          <w:p w14:paraId="24E3CCF8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Field Description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523B18AA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Field Name</w:t>
            </w:r>
          </w:p>
        </w:tc>
        <w:tc>
          <w:tcPr>
            <w:tcW w:w="2552" w:type="dxa"/>
            <w:shd w:val="clear" w:color="auto" w:fill="FFC000"/>
            <w:vAlign w:val="center"/>
          </w:tcPr>
          <w:p w14:paraId="402E120A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sz w:val="22"/>
                <w:szCs w:val="22"/>
              </w:rPr>
              <w:t>Selection Type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4276F322" w14:textId="77777777" w:rsidR="00B70E92" w:rsidRPr="00F34410" w:rsidRDefault="00B70E92" w:rsidP="0095521E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F34410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B70E92" w:rsidRPr="00340A4B" w14:paraId="580F6F58" w14:textId="77777777" w:rsidTr="0095521E">
        <w:trPr>
          <w:trHeight w:val="288"/>
        </w:trPr>
        <w:tc>
          <w:tcPr>
            <w:tcW w:w="2694" w:type="dxa"/>
          </w:tcPr>
          <w:p w14:paraId="66E0EF06" w14:textId="77777777" w:rsidR="00B70E92" w:rsidRDefault="00425645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 xml:space="preserve">Booking </w:t>
            </w:r>
            <w:r w:rsidR="00B70E92">
              <w:rPr>
                <w:rFonts w:ascii="Trebuchet MS" w:hAnsi="Trebuchet MS" w:cs="Arial"/>
                <w:bCs/>
                <w:sz w:val="22"/>
                <w:szCs w:val="22"/>
              </w:rPr>
              <w:t>Number</w:t>
            </w:r>
          </w:p>
        </w:tc>
        <w:tc>
          <w:tcPr>
            <w:tcW w:w="2409" w:type="dxa"/>
          </w:tcPr>
          <w:p w14:paraId="5E3EAF57" w14:textId="77777777" w:rsidR="00B70E92" w:rsidRDefault="00865D2E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VBELN - VBAK</w:t>
            </w:r>
          </w:p>
        </w:tc>
        <w:tc>
          <w:tcPr>
            <w:tcW w:w="2552" w:type="dxa"/>
          </w:tcPr>
          <w:p w14:paraId="25D9879B" w14:textId="77777777" w:rsidR="00B70E92" w:rsidRPr="00AD2226" w:rsidRDefault="00B70E92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From - To</w:t>
            </w:r>
          </w:p>
        </w:tc>
        <w:tc>
          <w:tcPr>
            <w:tcW w:w="1701" w:type="dxa"/>
          </w:tcPr>
          <w:p w14:paraId="25340779" w14:textId="43C51090" w:rsidR="00B70E92" w:rsidRPr="00340A4B" w:rsidRDefault="00B93FFB" w:rsidP="0095521E">
            <w:pPr>
              <w:jc w:val="both"/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  <w:t>Mandatory</w:t>
            </w:r>
          </w:p>
        </w:tc>
      </w:tr>
      <w:tr w:rsidR="00B93FFB" w:rsidRPr="00340A4B" w14:paraId="0294E43C" w14:textId="77777777" w:rsidTr="0095521E">
        <w:trPr>
          <w:trHeight w:val="288"/>
        </w:trPr>
        <w:tc>
          <w:tcPr>
            <w:tcW w:w="2694" w:type="dxa"/>
          </w:tcPr>
          <w:p w14:paraId="1CFFE916" w14:textId="0CBA5F05" w:rsidR="00B93FFB" w:rsidRDefault="00B93FFB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Project</w:t>
            </w:r>
          </w:p>
        </w:tc>
        <w:tc>
          <w:tcPr>
            <w:tcW w:w="2409" w:type="dxa"/>
          </w:tcPr>
          <w:p w14:paraId="209DB70D" w14:textId="12B4FA70" w:rsidR="00B93FFB" w:rsidRDefault="00B93FFB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WERKS</w:t>
            </w:r>
          </w:p>
        </w:tc>
        <w:tc>
          <w:tcPr>
            <w:tcW w:w="2552" w:type="dxa"/>
          </w:tcPr>
          <w:p w14:paraId="5D844131" w14:textId="208882A2" w:rsidR="00B93FFB" w:rsidRDefault="00B93FFB" w:rsidP="0095521E">
            <w:pPr>
              <w:spacing w:line="360" w:lineRule="auto"/>
              <w:jc w:val="both"/>
              <w:rPr>
                <w:rFonts w:ascii="Trebuchet MS" w:hAnsi="Trebuchet MS" w:cs="Arial"/>
                <w:bCs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sz w:val="22"/>
                <w:szCs w:val="22"/>
              </w:rPr>
              <w:t>Single Input</w:t>
            </w:r>
          </w:p>
        </w:tc>
        <w:tc>
          <w:tcPr>
            <w:tcW w:w="1701" w:type="dxa"/>
          </w:tcPr>
          <w:p w14:paraId="35C5DBFA" w14:textId="18086862" w:rsidR="00B93FFB" w:rsidRPr="00340A4B" w:rsidRDefault="00B93FFB" w:rsidP="0095521E">
            <w:pPr>
              <w:jc w:val="both"/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</w:pPr>
            <w:r>
              <w:rPr>
                <w:rFonts w:ascii="Trebuchet MS" w:hAnsi="Trebuchet MS" w:cs="Arial"/>
                <w:bCs/>
                <w:color w:val="FF0000"/>
                <w:sz w:val="22"/>
                <w:szCs w:val="22"/>
              </w:rPr>
              <w:t>Mandatory</w:t>
            </w:r>
          </w:p>
        </w:tc>
      </w:tr>
    </w:tbl>
    <w:p w14:paraId="632F5A42" w14:textId="77777777" w:rsidR="00B70E92" w:rsidRDefault="00B70E92" w:rsidP="00B70E92"/>
    <w:p w14:paraId="2AA68745" w14:textId="77777777" w:rsidR="00B70E92" w:rsidRPr="00F34410" w:rsidRDefault="00B70E92" w:rsidP="00B70E92">
      <w:pPr>
        <w:rPr>
          <w:rFonts w:ascii="Trebuchet MS" w:hAnsi="Trebuchet MS"/>
          <w:sz w:val="22"/>
          <w:szCs w:val="22"/>
        </w:rPr>
      </w:pPr>
      <w:r w:rsidRPr="00F34410">
        <w:rPr>
          <w:rFonts w:ascii="Trebuchet MS" w:hAnsi="Trebuchet MS"/>
          <w:sz w:val="22"/>
          <w:szCs w:val="22"/>
        </w:rPr>
        <w:t>Function Specifications</w:t>
      </w:r>
      <w:r>
        <w:rPr>
          <w:rFonts w:ascii="Trebuchet MS" w:hAnsi="Trebuchet MS"/>
          <w:sz w:val="22"/>
          <w:szCs w:val="22"/>
        </w:rPr>
        <w:t>:</w:t>
      </w:r>
    </w:p>
    <w:p w14:paraId="51A02E1E" w14:textId="77777777" w:rsidR="00B70E92" w:rsidRDefault="00B70E92" w:rsidP="00B70E92"/>
    <w:tbl>
      <w:tblPr>
        <w:tblW w:w="9634" w:type="dxa"/>
        <w:tblLook w:val="04A0" w:firstRow="1" w:lastRow="0" w:firstColumn="1" w:lastColumn="0" w:noHBand="0" w:noVBand="1"/>
      </w:tblPr>
      <w:tblGrid>
        <w:gridCol w:w="562"/>
        <w:gridCol w:w="2694"/>
        <w:gridCol w:w="6378"/>
      </w:tblGrid>
      <w:tr w:rsidR="00B82B0B" w:rsidRPr="00B82B0B" w14:paraId="4119FEB3" w14:textId="77777777" w:rsidTr="00EE5262">
        <w:trPr>
          <w:trHeight w:val="300"/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189B4602" w14:textId="77777777" w:rsidR="00B82B0B" w:rsidRPr="00EE5262" w:rsidRDefault="00B82B0B" w:rsidP="00B82B0B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E5262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Sl. No.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17D96969" w14:textId="77777777" w:rsidR="00B82B0B" w:rsidRPr="00EE5262" w:rsidRDefault="00B82B0B" w:rsidP="00B82B0B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E5262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Field Name</w:t>
            </w:r>
          </w:p>
        </w:tc>
        <w:tc>
          <w:tcPr>
            <w:tcW w:w="6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bottom"/>
            <w:hideMark/>
          </w:tcPr>
          <w:p w14:paraId="0AAD9AD8" w14:textId="77777777" w:rsidR="00B82B0B" w:rsidRPr="00EE5262" w:rsidRDefault="00B82B0B" w:rsidP="00B82B0B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EE5262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Functional Logic</w:t>
            </w:r>
          </w:p>
        </w:tc>
      </w:tr>
      <w:tr w:rsidR="00B82B0B" w:rsidRPr="00B82B0B" w14:paraId="156D0171" w14:textId="77777777" w:rsidTr="00EE5262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CF5A4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785B89" w14:textId="77777777" w:rsidR="00B82B0B" w:rsidRPr="00B82B0B" w:rsidRDefault="00B82B0B" w:rsidP="00B82B0B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Heading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5C7123" w14:textId="6E4765E5" w:rsidR="00B82B0B" w:rsidRPr="00B82B0B" w:rsidRDefault="00B92C97" w:rsidP="00B82B0B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 xml:space="preserve">Allotment Letter </w:t>
            </w:r>
          </w:p>
        </w:tc>
      </w:tr>
      <w:tr w:rsidR="00B82B0B" w:rsidRPr="00B82B0B" w14:paraId="567699C5" w14:textId="77777777" w:rsidTr="00EE5262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DD0899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F8010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Ref. Number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00E5A3" w14:textId="2F51E6FE" w:rsidR="00B82B0B" w:rsidRPr="00B82B0B" w:rsidRDefault="00B82B0B" w:rsidP="00B82B0B">
            <w:pP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Show as "Line No. 9/ Line No. 8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/ VBELN"</w:t>
            </w:r>
          </w:p>
        </w:tc>
      </w:tr>
      <w:tr w:rsidR="00B82B0B" w:rsidRPr="00B82B0B" w14:paraId="6420D860" w14:textId="77777777" w:rsidTr="00EE5262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F608A3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62889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Date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3DE902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Sy-Date</w:t>
            </w:r>
          </w:p>
        </w:tc>
      </w:tr>
      <w:tr w:rsidR="00B82B0B" w:rsidRPr="00B82B0B" w14:paraId="5111B32D" w14:textId="77777777" w:rsidTr="00EE5262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19D53B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62A07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First Applicant Name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57101B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VBELN  into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VBAP &amp; get KUNNR where PARVW = "SP", pass KUNNR in KNA1 &amp; get ADRNR, pass ADRNR into ADDRNUMBER in table ADRC &amp; get (NAME1+NAME2) </w:t>
            </w:r>
          </w:p>
        </w:tc>
      </w:tr>
      <w:tr w:rsidR="00B82B0B" w:rsidRPr="00B82B0B" w14:paraId="2CE3A20C" w14:textId="77777777" w:rsidTr="00EE5262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13973F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9E13D2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Co-Applicant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Name 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6B2126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VBELN  into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VBAP &amp; get KUNNR where PARVW = "Z1", pass KUNNR in KNA1 &amp; get ADRNR, pass ADRNR into ADDRNUMBER in table ADRC &amp; get (NAME1+NAME2) </w:t>
            </w:r>
          </w:p>
        </w:tc>
      </w:tr>
      <w:tr w:rsidR="00B82B0B" w:rsidRPr="00B82B0B" w14:paraId="782E727E" w14:textId="77777777" w:rsidTr="00EE5262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CC67C6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B5E05C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Address 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2A0F15" w14:textId="77777777" w:rsidR="00B82B0B" w:rsidRDefault="00B82B0B" w:rsidP="00B82B0B">
            <w:pPr>
              <w:rPr>
                <w:rFonts w:ascii="Aptos Narrow" w:hAnsi="Aptos Narrow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sz w:val="22"/>
                <w:szCs w:val="22"/>
                <w:lang w:val="en-IN" w:eastAsia="en-IN"/>
              </w:rPr>
              <w:t>Pass VBELN into VBAK &amp; get KUNNR, pass KUNNR in KNA1 &amp; get ADRNR, pass ADRNR into ADDRNUMBER in table ADRC &amp; get STREET, STR_SUPPL1, STR_SUPPL2, STR_SUPPL3, CITY1</w:t>
            </w:r>
            <w:r w:rsidR="001F3C08">
              <w:rPr>
                <w:rFonts w:ascii="Aptos Narrow" w:hAnsi="Aptos Narrow"/>
                <w:sz w:val="22"/>
                <w:szCs w:val="22"/>
                <w:lang w:val="en-IN" w:eastAsia="en-IN"/>
              </w:rPr>
              <w:t xml:space="preserve">, </w:t>
            </w:r>
            <w:r w:rsidR="00D15ED2">
              <w:rPr>
                <w:rFonts w:ascii="Aptos Narrow" w:hAnsi="Aptos Narrow"/>
                <w:sz w:val="22"/>
                <w:szCs w:val="22"/>
                <w:lang w:val="en-IN" w:eastAsia="en-IN"/>
              </w:rPr>
              <w:t>POST_CODE</w:t>
            </w:r>
          </w:p>
          <w:p w14:paraId="038846CA" w14:textId="77777777" w:rsidR="00C9439B" w:rsidRDefault="00C9439B" w:rsidP="00B82B0B">
            <w:pPr>
              <w:rPr>
                <w:rFonts w:ascii="Aptos Narrow" w:hAnsi="Aptos Narrow"/>
                <w:sz w:val="22"/>
                <w:szCs w:val="22"/>
                <w:lang w:val="en-IN" w:eastAsia="en-IN"/>
              </w:rPr>
            </w:pPr>
          </w:p>
          <w:p w14:paraId="20228CE3" w14:textId="53D695BF" w:rsidR="007C79CB" w:rsidRPr="007C79CB" w:rsidRDefault="007C79CB" w:rsidP="00B82B0B">
            <w:pPr>
              <w:rPr>
                <w:rFonts w:ascii="Aptos Narrow" w:hAnsi="Aptos Narrow"/>
                <w:b/>
                <w:bCs/>
                <w:sz w:val="22"/>
                <w:szCs w:val="22"/>
                <w:lang w:val="en-IN" w:eastAsia="en-IN"/>
              </w:rPr>
            </w:pPr>
            <w:r w:rsidRPr="007C79CB">
              <w:rPr>
                <w:rFonts w:ascii="Aptos Narrow" w:hAnsi="Aptos Narrow"/>
                <w:b/>
                <w:bCs/>
                <w:sz w:val="22"/>
                <w:szCs w:val="22"/>
                <w:lang w:val="en-IN" w:eastAsia="en-IN"/>
              </w:rPr>
              <w:t>Updated</w:t>
            </w:r>
          </w:p>
          <w:p w14:paraId="336D0390" w14:textId="597827CA" w:rsidR="00C9439B" w:rsidRPr="00B82B0B" w:rsidRDefault="00C9439B" w:rsidP="00B82B0B">
            <w:pPr>
              <w:rPr>
                <w:rFonts w:ascii="Aptos Narrow" w:hAnsi="Aptos Narrow"/>
                <w:sz w:val="22"/>
                <w:szCs w:val="22"/>
                <w:lang w:val="en-IN" w:eastAsia="en-IN"/>
              </w:rPr>
            </w:pPr>
            <w:r w:rsidRPr="007C79CB">
              <w:rPr>
                <w:rFonts w:ascii="Aptos Narrow" w:hAnsi="Aptos Narrow"/>
                <w:sz w:val="22"/>
                <w:szCs w:val="22"/>
                <w:highlight w:val="yellow"/>
                <w:lang w:val="en-IN" w:eastAsia="en-IN"/>
              </w:rPr>
              <w:t>Pass VBELN into VBAK &amp; get KUNNR, p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ass KUNNR into KNA1 &amp; get ADRNR, pass ADRNR into ADDRNUMBER in table ADRC &amp; get STREET, STR_SUPPL1, STR_SUPPL2, STR_SUPPL3, CITY1, </w:t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{State}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>,</w:t>
            </w:r>
            <w:r w:rsidR="007E4E09"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POST_CODE1,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</w:t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{Country}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. 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br/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{State}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– get REGIO, pass REGIO in BLAND in table T005S &amp; get BEZEI where LAND1 = “IN”.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br/>
            </w:r>
            <w:r w:rsidRPr="007C79C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highlight w:val="yellow"/>
              </w:rPr>
              <w:t>{Country}</w:t>
            </w:r>
            <w:r w:rsidRPr="007C79CB">
              <w:rPr>
                <w:rFonts w:ascii="Aptos Narrow" w:hAnsi="Aptos Narrow"/>
                <w:color w:val="000000"/>
                <w:sz w:val="22"/>
                <w:szCs w:val="22"/>
                <w:highlight w:val="yellow"/>
              </w:rPr>
              <w:t xml:space="preserve"> – get LAND1 &amp; pass LAND1 in table T005 &amp; get LANDX.</w:t>
            </w:r>
          </w:p>
        </w:tc>
      </w:tr>
      <w:tr w:rsidR="00B82B0B" w:rsidRPr="00B82B0B" w14:paraId="5216A38C" w14:textId="77777777" w:rsidTr="00EE5262">
        <w:trPr>
          <w:trHeight w:val="8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EB3B0B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44E4CB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Unit / Flat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0A2ABE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VBELN into VBAP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&amp;  get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MATNR where MATKL is "Z01 and Z02", pass MATNR into MVKE get MVGR1, pass MVGR1 into TVM1T &amp; get BEZEI</w:t>
            </w:r>
          </w:p>
        </w:tc>
      </w:tr>
      <w:tr w:rsidR="00B82B0B" w:rsidRPr="00B82B0B" w14:paraId="0FEDA673" w14:textId="77777777" w:rsidTr="00EE5262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8D1A9C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42A9F7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Unit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Number 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7F33A9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Pass VBELN into VBAP &amp; get ARKTX where MATKL is "Z01 and Z02"</w:t>
            </w:r>
          </w:p>
        </w:tc>
      </w:tr>
      <w:tr w:rsidR="00B82B0B" w:rsidRPr="00B82B0B" w14:paraId="46CDCBC9" w14:textId="77777777" w:rsidTr="00EE5262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74B44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AF401A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Tower 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AFB76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VBELN into VBAP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&amp;  get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MATNR where MATKL is "Z01 and Z02", pass MATNR into MVKE get MVGR2, pass MVGR2 into TVM2T &amp; get BEZEI</w:t>
            </w:r>
          </w:p>
        </w:tc>
      </w:tr>
      <w:tr w:rsidR="00B82B0B" w:rsidRPr="00B82B0B" w14:paraId="6CB2935B" w14:textId="77777777" w:rsidTr="00EE5262">
        <w:trPr>
          <w:trHeight w:val="2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FC9C4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BC45AF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Unit  No.</w:t>
            </w:r>
            <w:proofErr w:type="gramEnd"/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A307A" w14:textId="77777777" w:rsidR="00B82B0B" w:rsidRPr="00B82B0B" w:rsidRDefault="00B82B0B" w:rsidP="00B82B0B">
            <w:pP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>Refer Line 7</w:t>
            </w:r>
          </w:p>
        </w:tc>
      </w:tr>
      <w:tr w:rsidR="00B82B0B" w:rsidRPr="00B82B0B" w14:paraId="2F266ADB" w14:textId="77777777" w:rsidTr="00EE5262">
        <w:trPr>
          <w:trHeight w:val="33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CBFE80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EF3277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Unit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Number 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FE164" w14:textId="77777777" w:rsidR="00B82B0B" w:rsidRPr="00B82B0B" w:rsidRDefault="00B82B0B" w:rsidP="00B82B0B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8</w:t>
            </w:r>
          </w:p>
        </w:tc>
      </w:tr>
      <w:tr w:rsidR="00B82B0B" w:rsidRPr="00B82B0B" w14:paraId="38E70528" w14:textId="77777777" w:rsidTr="00EE5262">
        <w:trPr>
          <w:trHeight w:val="33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DE2FDE" w14:textId="77777777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lastRenderedPageBreak/>
              <w:t>12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F4F76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Tower 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8266D" w14:textId="77777777" w:rsidR="00B82B0B" w:rsidRPr="00B82B0B" w:rsidRDefault="00B82B0B" w:rsidP="00B82B0B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9</w:t>
            </w:r>
          </w:p>
        </w:tc>
      </w:tr>
      <w:tr w:rsidR="00B82B0B" w:rsidRPr="00B82B0B" w14:paraId="3131D48D" w14:textId="77777777" w:rsidTr="00B82B0B">
        <w:trPr>
          <w:trHeight w:val="285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1BD960B" w14:textId="77777777" w:rsidR="00B82B0B" w:rsidRPr="00B82B0B" w:rsidRDefault="00B82B0B" w:rsidP="00B82B0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Table of Unit and Customer Details</w:t>
            </w:r>
          </w:p>
        </w:tc>
      </w:tr>
      <w:tr w:rsidR="00B82B0B" w:rsidRPr="00B82B0B" w14:paraId="58D61817" w14:textId="77777777" w:rsidTr="00EE5262">
        <w:trPr>
          <w:trHeight w:val="6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B3F3AC" w14:textId="2EED1848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97EE25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First Applicant Name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7C10F" w14:textId="77777777" w:rsidR="00B82B0B" w:rsidRPr="00B82B0B" w:rsidRDefault="00B82B0B" w:rsidP="00B82B0B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4</w:t>
            </w:r>
          </w:p>
        </w:tc>
      </w:tr>
      <w:tr w:rsidR="00B82B0B" w:rsidRPr="00B82B0B" w14:paraId="2E30A6AE" w14:textId="77777777" w:rsidTr="00EE5262">
        <w:trPr>
          <w:trHeight w:val="6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671AAD" w14:textId="22F16746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772881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Co-Applicant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Name 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</w:t>
            </w:r>
            <w:proofErr w:type="gramEnd"/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9A58A" w14:textId="77777777" w:rsidR="00B82B0B" w:rsidRPr="00B82B0B" w:rsidRDefault="00B82B0B" w:rsidP="00B82B0B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5</w:t>
            </w:r>
          </w:p>
        </w:tc>
      </w:tr>
      <w:tr w:rsidR="00B82B0B" w:rsidRPr="00B82B0B" w14:paraId="18C0C047" w14:textId="77777777" w:rsidTr="00EE5262">
        <w:trPr>
          <w:trHeight w:val="6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72B51" w14:textId="07345FD1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C58E8E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Apartment Number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AA60B" w14:textId="29016429" w:rsidR="00B82B0B" w:rsidRPr="00B82B0B" w:rsidRDefault="00B82B0B" w:rsidP="00B82B0B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9,8</w:t>
            </w:r>
          </w:p>
        </w:tc>
      </w:tr>
      <w:tr w:rsidR="00B82B0B" w:rsidRPr="00B82B0B" w14:paraId="6E952E9E" w14:textId="77777777" w:rsidTr="00EE5262">
        <w:trPr>
          <w:trHeight w:val="115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9D13D3" w14:textId="5D13302A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0E49AF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Floor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2DBC14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VBELN into VBAP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&amp;  get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MATNR where MATKL is "Z01 and Z02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" ,pass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MATNR into MVKE get MVGR3, pass MVGR3 into TVM3T &amp; get BEZEI, Pass BEZEI into ZNUMBER in table ZSDT_WORDS &amp; get ZWORD.</w:t>
            </w:r>
          </w:p>
        </w:tc>
      </w:tr>
      <w:tr w:rsidR="00B82B0B" w:rsidRPr="00B82B0B" w14:paraId="5AF9985D" w14:textId="77777777" w:rsidTr="00EE5262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A5E0E" w14:textId="78CDBEAA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672643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Type of Apartment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33B6D4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VBELN into VBAP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&amp;  get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MATNR where MATKL is "Z01 and Z02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" ,pass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MATNR into MVKE get MVGR4, pass MVGR4 into TVM4T &amp; get BEZEI</w:t>
            </w:r>
          </w:p>
        </w:tc>
      </w:tr>
      <w:tr w:rsidR="00B82B0B" w:rsidRPr="00B82B0B" w14:paraId="0AE950CD" w14:textId="77777777" w:rsidTr="00EE5262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70E37" w14:textId="406AC5C8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C92176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Carpet Area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1)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15584C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"CARPET_AREA_M2".</w:t>
            </w:r>
          </w:p>
        </w:tc>
      </w:tr>
      <w:tr w:rsidR="00B82B0B" w:rsidRPr="00B82B0B" w14:paraId="006D4859" w14:textId="77777777" w:rsidTr="00EE5262">
        <w:trPr>
          <w:trHeight w:val="116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CD7F3F" w14:textId="2003A89E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19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976542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Number of Car Parking Allotted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2)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1478DB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VBAK &amp; get ZCPC1, ZCPC2, ZCPC3, ZCPC4 which is not INITIAL. If One entry found then show output: One (1 No.) Pass VBELN into VBAK &amp; get ZCPC1, pass ZCPC1 into MVKE &amp; get MVGR5, pass MVGR5 into TVM5T &amp; get BEZEI.</w:t>
            </w:r>
          </w:p>
        </w:tc>
      </w:tr>
      <w:tr w:rsidR="00B82B0B" w:rsidRPr="00B82B0B" w14:paraId="0BA212C0" w14:textId="77777777" w:rsidTr="00B82B0B">
        <w:trPr>
          <w:trHeight w:val="285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7B7D2930" w14:textId="77777777" w:rsidR="00B82B0B" w:rsidRPr="00B82B0B" w:rsidRDefault="00B82B0B" w:rsidP="00B82B0B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Table of Cost Breakups</w:t>
            </w:r>
          </w:p>
        </w:tc>
      </w:tr>
      <w:tr w:rsidR="00B82B0B" w:rsidRPr="00B82B0B" w14:paraId="03CD96D5" w14:textId="77777777" w:rsidTr="00EE5262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5F596" w14:textId="60E49FB0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B7147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Basic Price with car parking usage charge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2)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59F50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Pass VBELN into VBAP &amp; get NETWR where MATKL = "Z01 &amp; Z02",</w:t>
            </w:r>
          </w:p>
        </w:tc>
      </w:tr>
      <w:tr w:rsidR="00B82B0B" w:rsidRPr="00B82B0B" w14:paraId="3CB872A0" w14:textId="77777777" w:rsidTr="00EE5262">
        <w:trPr>
          <w:trHeight w:val="87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2029E5" w14:textId="69FA827D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3F8BA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GST on Basic Price with car parking usage charge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2)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9DCCD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VBELN into VBAP &amp; get MWSBP where MATKL = "Z01 &amp; Z02". </w:t>
            </w:r>
          </w:p>
        </w:tc>
      </w:tr>
      <w:tr w:rsidR="00B82B0B" w:rsidRPr="00B82B0B" w14:paraId="55C26072" w14:textId="77777777" w:rsidTr="00EE5262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1228EA" w14:textId="74CC5BD6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842BE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Corpus fund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2)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E55389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Pass VBELN into VBAP &amp; get NETWR where MATNR = "CORPUS FUND"</w:t>
            </w:r>
          </w:p>
        </w:tc>
      </w:tr>
      <w:tr w:rsidR="00B82B0B" w:rsidRPr="00B82B0B" w14:paraId="484AA8B5" w14:textId="77777777" w:rsidTr="00D645D7">
        <w:trPr>
          <w:trHeight w:val="91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FADFAB" w14:textId="244F723B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635CF7" w14:textId="69179065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A</w:t>
            </w: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dvance maintenance charge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(Pg.2)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F25244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Pass VBELN into VBAP &amp; get KNUMV_ANA and POSNR where MATKL = "Z01 &amp; Z02". Pass KNUMV_ANA, POSNR into </w:t>
            </w:r>
            <w:proofErr w:type="gramStart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KNUMV,KPOSN</w:t>
            </w:r>
            <w:proofErr w:type="gramEnd"/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in table PRCD_ELEMENTS &amp; get KWERT where KSCHL = "ZAMC"</w:t>
            </w:r>
          </w:p>
        </w:tc>
      </w:tr>
      <w:tr w:rsidR="00B82B0B" w:rsidRPr="00B82B0B" w14:paraId="38B7769F" w14:textId="77777777" w:rsidTr="00EE5262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3715D3" w14:textId="2B4F7830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4D29FA" w14:textId="5D1BC288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GST</w:t>
            </w: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 on maintenance charge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2)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02C11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Calculate @18% on value of Line No. 21  </w:t>
            </w:r>
          </w:p>
        </w:tc>
      </w:tr>
      <w:tr w:rsidR="00B82B0B" w:rsidRPr="00B82B0B" w14:paraId="52773C7B" w14:textId="77777777" w:rsidTr="00EE5262">
        <w:trPr>
          <w:trHeight w:val="58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F9DBED" w14:textId="3FC5022E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76FB2C" w14:textId="0EEC4F3E" w:rsid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Total </w:t>
            </w:r>
            <w:r w:rsidRPr="00B82B0B">
              <w:rPr>
                <w:rFonts w:ascii="Aptos Narrow" w:hAnsi="Aptos Narrow"/>
                <w:b/>
                <w:color w:val="000000"/>
                <w:sz w:val="22"/>
                <w:szCs w:val="22"/>
                <w:lang w:val="en-IN" w:eastAsia="en-IN"/>
              </w:rPr>
              <w:t>(Pg: 2)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EAC5D" w14:textId="0B396A6A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Sum of Line No. 18,19,20,21,22</w:t>
            </w:r>
          </w:p>
        </w:tc>
      </w:tr>
      <w:tr w:rsidR="00B82B0B" w:rsidRPr="00B82B0B" w14:paraId="77C24A82" w14:textId="77777777" w:rsidTr="00EE5262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4E818F" w14:textId="74D83A3B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CD35F2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Main Applicant Signature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B6D71" w14:textId="77777777" w:rsidR="00B82B0B" w:rsidRPr="00B82B0B" w:rsidRDefault="00B82B0B" w:rsidP="00B82B0B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4</w:t>
            </w:r>
          </w:p>
        </w:tc>
      </w:tr>
      <w:tr w:rsidR="00B82B0B" w:rsidRPr="00B82B0B" w14:paraId="72722E70" w14:textId="77777777" w:rsidTr="00EE5262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161D9" w14:textId="7E4FC845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3AF26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Co-Applicant Signature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3)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459B" w14:textId="77777777" w:rsidR="00B82B0B" w:rsidRPr="00B82B0B" w:rsidRDefault="00B82B0B" w:rsidP="00B82B0B">
            <w:pPr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Refer Line 5</w:t>
            </w:r>
          </w:p>
        </w:tc>
      </w:tr>
      <w:tr w:rsidR="00B82B0B" w:rsidRPr="00B82B0B" w14:paraId="56AC1242" w14:textId="77777777" w:rsidTr="00EE5262">
        <w:trPr>
          <w:trHeight w:val="33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6C6471" w14:textId="647F36C8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56104D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Bearing No.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BC3E3A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ARKTX where MATKL = "Z01 &amp; Z02".</w:t>
            </w:r>
          </w:p>
        </w:tc>
      </w:tr>
      <w:tr w:rsidR="00B82B0B" w:rsidRPr="00B82B0B" w14:paraId="7E8B008F" w14:textId="77777777" w:rsidTr="00D645D7">
        <w:trPr>
          <w:trHeight w:val="775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4549FE" w14:textId="265DE9AA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lastRenderedPageBreak/>
              <w:t>29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344AD9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Floor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83BCE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MATNR where MATKL = "Z01 &amp; Z02", pass MATNR into MVKE &amp; get MVGR3, pass MVGR3 into TVM3T &amp; get BEZEI.</w:t>
            </w:r>
          </w:p>
        </w:tc>
      </w:tr>
      <w:tr w:rsidR="00B82B0B" w:rsidRPr="00B82B0B" w14:paraId="7DC3FDA0" w14:textId="77777777" w:rsidTr="00EE5262">
        <w:trPr>
          <w:trHeight w:val="99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644F00" w14:textId="1116E24C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37A784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Tower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2237D0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VBAP &amp; get MATNR where MATKL = "Z01 &amp; Z02", pass MATNR into MVKE &amp; get MVGR2, pass MVGR2 into TVM2T &amp; get BEZEI.</w:t>
            </w:r>
          </w:p>
        </w:tc>
      </w:tr>
      <w:tr w:rsidR="00B82B0B" w:rsidRPr="00B82B0B" w14:paraId="0AE95D07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E5E5E0" w14:textId="61060692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B09ADE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M2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31FDFC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"CARPET_AREA_M2".</w:t>
            </w:r>
          </w:p>
        </w:tc>
      </w:tr>
      <w:tr w:rsidR="00B82B0B" w:rsidRPr="00B82B0B" w14:paraId="791C76D5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A29D07" w14:textId="6D0A4445" w:rsidR="00B82B0B" w:rsidRPr="00B82B0B" w:rsidRDefault="00B82B0B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</w:t>
            </w:r>
            <w:r w:rsidR="00B92C97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6ED3F5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Carpet Area FT2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C6439B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"RERA_CARPET_AREA_M2".</w:t>
            </w:r>
          </w:p>
        </w:tc>
      </w:tr>
      <w:tr w:rsidR="00B82B0B" w:rsidRPr="00B82B0B" w14:paraId="5DF42410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7CE4D" w14:textId="64DA46AC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8242CE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Balcony Area M2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9A2B8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"BALCONY_AREA_M2".</w:t>
            </w:r>
          </w:p>
        </w:tc>
      </w:tr>
      <w:tr w:rsidR="00B82B0B" w:rsidRPr="00B82B0B" w14:paraId="7AC47C44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874FE" w14:textId="036118D0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4D3CCC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Balcony Area FT2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20FCA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"BALCONY_AREA_FT2".</w:t>
            </w:r>
          </w:p>
        </w:tc>
      </w:tr>
      <w:tr w:rsidR="00B82B0B" w:rsidRPr="00B82B0B" w14:paraId="05748903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E02C45" w14:textId="287921A7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0F3EBD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Utility Area M2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E6B32D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"UTILITY_AREA_M2".</w:t>
            </w:r>
          </w:p>
        </w:tc>
      </w:tr>
      <w:tr w:rsidR="00B82B0B" w:rsidRPr="00B82B0B" w14:paraId="549D8FA9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B8EC63" w14:textId="5C91AF12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36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5189EC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Utility Area FT2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251B85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MATNR into OBJEK in table AUSP &amp; get ATWRT where ATINN = "UTILITY_AREA_FT2".</w:t>
            </w:r>
          </w:p>
        </w:tc>
      </w:tr>
      <w:tr w:rsidR="00B82B0B" w:rsidRPr="00B82B0B" w14:paraId="3EF9AD74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D3823" w14:textId="06BD4884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37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7F6637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 Park No.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811B1B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into VBAK &amp; get ZCPC1, ZCPC2, ZCPC3, ZCPC4 which is not INITIAL. If One entry </w:t>
            </w:r>
            <w:proofErr w:type="gramStart"/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found</w:t>
            </w:r>
            <w:proofErr w:type="gramEnd"/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 then show output: One (1 No.)</w:t>
            </w:r>
          </w:p>
        </w:tc>
      </w:tr>
      <w:tr w:rsidR="00B82B0B" w:rsidRPr="00B82B0B" w14:paraId="7D4ED0CB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802265" w14:textId="17DBED4A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38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B43BB5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Car Park Type </w:t>
            </w:r>
            <w:r w:rsidRPr="00B82B0B">
              <w:rPr>
                <w:rFonts w:ascii="Trebuchet MS" w:hAnsi="Trebuchet MS"/>
                <w:b/>
                <w:bCs/>
                <w:color w:val="000000"/>
                <w:sz w:val="22"/>
                <w:szCs w:val="22"/>
                <w:lang w:val="en-IN" w:eastAsia="en-IN"/>
              </w:rPr>
              <w:t>(Pg: 4)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35F61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VBAK &amp; get ZCPC1, pass ZCPC1 into MVKE &amp; get MVGR5, pass MVGR5 into TVM5T &amp; get BEZEI.</w:t>
            </w:r>
          </w:p>
        </w:tc>
      </w:tr>
      <w:tr w:rsidR="00B82B0B" w:rsidRPr="00B82B0B" w14:paraId="5AEE1803" w14:textId="77777777" w:rsidTr="00EE5262">
        <w:trPr>
          <w:trHeight w:val="66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AD03AA" w14:textId="1E7D746E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39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727DC8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Total Agreement Value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(1 Pg. 5) Annexure-A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502025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 xml:space="preserve">Pass VBELN in VBAP &amp; get NETWR where MATKL = "Z01 &amp; Z02". </w:t>
            </w: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>(</w:t>
            </w:r>
            <w:r w:rsidRPr="00B82B0B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Numeric</w:t>
            </w: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&amp; Words)</w:t>
            </w:r>
          </w:p>
        </w:tc>
      </w:tr>
      <w:tr w:rsidR="00B82B0B" w:rsidRPr="00B82B0B" w14:paraId="26DBC8AD" w14:textId="77777777" w:rsidTr="00EE5262">
        <w:trPr>
          <w:trHeight w:val="132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1C0C7E" w14:textId="4A599870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40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184311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Earnest Money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(1 Pg. 5) Annexure-A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D1E8C7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Pass VBELN into AUBEL in table VBRP &amp; get VBELN of VBRP where MATKL = "Z01 &amp; Z02", pass VBELN of VBRP into VBRK &amp; get BELNR where FKSTO is INITIAL. Pass BELNR into REBZG in table BSID &amp; get DMBTR where SHKZG = "H".</w:t>
            </w: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(</w:t>
            </w:r>
            <w:r w:rsidRPr="00B82B0B">
              <w:rPr>
                <w:rFonts w:ascii="Trebuchet MS" w:hAnsi="Trebuchet MS"/>
                <w:b/>
                <w:bCs/>
                <w:color w:val="FF0000"/>
                <w:sz w:val="22"/>
                <w:szCs w:val="22"/>
                <w:lang w:val="en-IN" w:eastAsia="en-IN"/>
              </w:rPr>
              <w:t>Numeric</w:t>
            </w:r>
            <w:r w:rsidRPr="00B82B0B">
              <w:rPr>
                <w:rFonts w:ascii="Trebuchet MS" w:hAnsi="Trebuchet MS"/>
                <w:color w:val="FF0000"/>
                <w:sz w:val="22"/>
                <w:szCs w:val="22"/>
                <w:lang w:val="en-IN" w:eastAsia="en-IN"/>
              </w:rPr>
              <w:t xml:space="preserve"> &amp; Words)</w:t>
            </w:r>
          </w:p>
        </w:tc>
      </w:tr>
      <w:tr w:rsidR="00B82B0B" w:rsidRPr="00B82B0B" w14:paraId="19F85A71" w14:textId="77777777" w:rsidTr="00D645D7">
        <w:trPr>
          <w:trHeight w:val="666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AE5908" w14:textId="59333EB3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41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9A6CFC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Balance Sale Consideration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(1 Pg. 5) Annexure-A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53DAA9" w14:textId="77777777" w:rsidR="00B82B0B" w:rsidRPr="00B82B0B" w:rsidRDefault="00B82B0B" w:rsidP="00B82B0B">
            <w:pPr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Trebuchet MS" w:hAnsi="Trebuchet MS"/>
                <w:color w:val="000000"/>
                <w:sz w:val="22"/>
                <w:szCs w:val="22"/>
                <w:lang w:val="en-IN" w:eastAsia="en-IN"/>
              </w:rPr>
              <w:t>Subtract Line No. 38 from Line 37 (Total Agreement Value - Earnest Money)</w:t>
            </w:r>
          </w:p>
        </w:tc>
      </w:tr>
      <w:tr w:rsidR="00B82B0B" w:rsidRPr="00B82B0B" w14:paraId="3FB55B11" w14:textId="77777777" w:rsidTr="00EE5262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B25ABE" w14:textId="683773DE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42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5025FB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Carpet Area M2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6)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DEACB" w14:textId="4F7A7003" w:rsidR="00B82B0B" w:rsidRPr="00B82B0B" w:rsidRDefault="00B92C97" w:rsidP="00B82B0B">
            <w:pP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 xml:space="preserve">Refer </w:t>
            </w:r>
            <w:proofErr w:type="gramStart"/>
            <w: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>Line  31</w:t>
            </w:r>
            <w:proofErr w:type="gramEnd"/>
          </w:p>
        </w:tc>
      </w:tr>
      <w:tr w:rsidR="00B82B0B" w:rsidRPr="00B82B0B" w14:paraId="1C3BD61A" w14:textId="77777777" w:rsidTr="00EE5262">
        <w:trPr>
          <w:trHeight w:val="3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73758A" w14:textId="27974637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43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710B39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Carpet Area FT2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6)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84640" w14:textId="2B4AFCA7" w:rsidR="00B82B0B" w:rsidRPr="00B82B0B" w:rsidRDefault="00B92C97" w:rsidP="00B82B0B">
            <w:pP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 xml:space="preserve">Refer </w:t>
            </w:r>
            <w:proofErr w:type="gramStart"/>
            <w: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>Line  32</w:t>
            </w:r>
            <w:proofErr w:type="gramEnd"/>
          </w:p>
        </w:tc>
      </w:tr>
      <w:tr w:rsidR="00B82B0B" w:rsidRPr="00B82B0B" w14:paraId="3EF2BD32" w14:textId="77777777" w:rsidTr="00EE5262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91568C" w14:textId="52B58547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44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B20E0D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Agreement Value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8) Annexure-B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1F6B8" w14:textId="2C694CC2" w:rsidR="00B82B0B" w:rsidRPr="00B82B0B" w:rsidRDefault="00B92C97" w:rsidP="00B82B0B">
            <w:pP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 xml:space="preserve">Refer </w:t>
            </w:r>
            <w:proofErr w:type="gramStart"/>
            <w: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>Line  39</w:t>
            </w:r>
            <w:proofErr w:type="gramEnd"/>
          </w:p>
        </w:tc>
      </w:tr>
      <w:tr w:rsidR="00B82B0B" w:rsidRPr="00B82B0B" w14:paraId="2060CDA7" w14:textId="77777777" w:rsidTr="000E7826">
        <w:trPr>
          <w:trHeight w:val="600"/>
        </w:trPr>
        <w:tc>
          <w:tcPr>
            <w:tcW w:w="5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510487" w14:textId="22C4F372" w:rsidR="00B82B0B" w:rsidRPr="00B82B0B" w:rsidRDefault="00B92C97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45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276EF6" w14:textId="77777777" w:rsidR="00B82B0B" w:rsidRPr="00B82B0B" w:rsidRDefault="00B82B0B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 xml:space="preserve">Earnest Money </w:t>
            </w:r>
            <w:r w:rsidRPr="00B82B0B">
              <w:rPr>
                <w:rFonts w:ascii="Aptos Narrow" w:hAnsi="Aptos Narrow"/>
                <w:b/>
                <w:bCs/>
                <w:color w:val="000000"/>
                <w:sz w:val="22"/>
                <w:szCs w:val="22"/>
                <w:lang w:val="en-IN" w:eastAsia="en-IN"/>
              </w:rPr>
              <w:t>(Pg. 8) Annexure-B</w:t>
            </w:r>
          </w:p>
        </w:tc>
        <w:tc>
          <w:tcPr>
            <w:tcW w:w="6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88486" w14:textId="55EC746B" w:rsidR="00B82B0B" w:rsidRPr="00B82B0B" w:rsidRDefault="00B82B0B" w:rsidP="00B82B0B">
            <w:pP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</w:pPr>
            <w:r w:rsidRPr="00B82B0B"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>Ref</w:t>
            </w:r>
            <w:r w:rsidR="00B92C97"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 xml:space="preserve">er </w:t>
            </w:r>
            <w:proofErr w:type="gramStart"/>
            <w:r w:rsidR="00B92C97"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  <w:t>Line  40</w:t>
            </w:r>
            <w:proofErr w:type="gramEnd"/>
          </w:p>
        </w:tc>
      </w:tr>
      <w:tr w:rsidR="000E7826" w:rsidRPr="00B82B0B" w14:paraId="677C1640" w14:textId="77777777" w:rsidTr="000E7826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BF434B" w14:textId="38536A5D" w:rsidR="000E7826" w:rsidRDefault="0090701E" w:rsidP="00B82B0B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46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854E8A" w14:textId="1791CE15" w:rsidR="000E7826" w:rsidRPr="00B82B0B" w:rsidRDefault="0090701E" w:rsidP="00B82B0B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t>Particulars</w:t>
            </w:r>
          </w:p>
        </w:tc>
        <w:tc>
          <w:tcPr>
            <w:tcW w:w="6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22EA1C" w14:textId="76187B66" w:rsidR="000E7826" w:rsidRPr="00B82B0B" w:rsidRDefault="00D179B3" w:rsidP="00B82B0B">
            <w:pPr>
              <w:rPr>
                <w:rFonts w:ascii="Aptos Narrow" w:hAnsi="Aptos Narrow"/>
                <w:color w:val="FF0000"/>
                <w:sz w:val="22"/>
                <w:szCs w:val="22"/>
                <w:lang w:val="en-IN" w:eastAsia="en-IN"/>
              </w:rPr>
            </w:pPr>
            <w:r w:rsidRPr="00D179B3">
              <w:rPr>
                <w:rFonts w:ascii="Aptos Narrow" w:hAnsi="Aptos Narrow"/>
                <w:sz w:val="22"/>
                <w:szCs w:val="22"/>
                <w:lang w:eastAsia="en-IN"/>
              </w:rPr>
              <w:t>Pass VBELN into VBAP &amp; get POSNR where MATKL = “Z01 &amp; Z02”, Pass VBELN &amp; POSNR in VBKD &amp; get FPLNR, pass FPLNR into FPLT &amp; get MLBEZ, pass MLBEZ into MLSTN in table T433T &amp; get MSTXT where SPRAS = “EN”.</w:t>
            </w:r>
          </w:p>
        </w:tc>
      </w:tr>
      <w:tr w:rsidR="00451085" w:rsidRPr="00B82B0B" w14:paraId="1E9309E7" w14:textId="77777777" w:rsidTr="00523D00">
        <w:trPr>
          <w:trHeight w:val="600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370038" w14:textId="498B99CB" w:rsidR="00451085" w:rsidRDefault="00451085" w:rsidP="00451085">
            <w:pPr>
              <w:jc w:val="right"/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  <w:lastRenderedPageBreak/>
              <w:t>47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10442E" w14:textId="5CC3A74F" w:rsidR="00451085" w:rsidRPr="00451085" w:rsidRDefault="00451085" w:rsidP="00451085">
            <w:pPr>
              <w:rPr>
                <w:rFonts w:ascii="Aptos Narrow" w:hAnsi="Aptos Narrow"/>
                <w:color w:val="000000"/>
                <w:sz w:val="22"/>
                <w:szCs w:val="22"/>
                <w:lang w:val="en-IN" w:eastAsia="en-IN"/>
              </w:rPr>
            </w:pPr>
            <w:r w:rsidRPr="00451085">
              <w:rPr>
                <w:rFonts w:ascii="Verdana" w:hAnsi="Verdana" w:cs="Arial"/>
                <w:color w:val="000000"/>
                <w:sz w:val="20"/>
                <w:szCs w:val="20"/>
                <w:lang w:val="en-IN" w:eastAsia="en-IN"/>
              </w:rPr>
              <w:t>Percentage of Total Flat Cost</w:t>
            </w:r>
          </w:p>
        </w:tc>
        <w:tc>
          <w:tcPr>
            <w:tcW w:w="6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45879" w14:textId="0F74E190" w:rsidR="00451085" w:rsidRPr="00D179B3" w:rsidRDefault="00A31AB0" w:rsidP="00451085">
            <w:pPr>
              <w:rPr>
                <w:rFonts w:ascii="Aptos Narrow" w:hAnsi="Aptos Narrow"/>
                <w:sz w:val="22"/>
                <w:szCs w:val="22"/>
                <w:lang w:eastAsia="en-IN"/>
              </w:rPr>
            </w:pPr>
            <w:r w:rsidRPr="00A31AB0">
              <w:rPr>
                <w:rFonts w:ascii="Aptos Narrow" w:hAnsi="Aptos Narrow"/>
                <w:sz w:val="22"/>
                <w:szCs w:val="22"/>
                <w:lang w:eastAsia="en-IN"/>
              </w:rPr>
              <w:t xml:space="preserve">Pass VBELN into VBAP &amp; get POSNR where MATKL = “Z01 &amp; Z02”, Pass VBELN &amp; POSNR in VBKD &amp; get FPLNR, pass FPLNR into FPLT &amp; get FPROZ where MLBEZ = </w:t>
            </w:r>
            <w:r w:rsidRPr="00A31AB0">
              <w:rPr>
                <w:rFonts w:ascii="Aptos Narrow" w:hAnsi="Aptos Narrow"/>
                <w:color w:val="EE0000"/>
                <w:sz w:val="22"/>
                <w:szCs w:val="22"/>
                <w:lang w:eastAsia="en-IN"/>
              </w:rPr>
              <w:t xml:space="preserve">Line no. </w:t>
            </w:r>
            <w:r w:rsidR="001A18E2">
              <w:rPr>
                <w:rFonts w:ascii="Aptos Narrow" w:hAnsi="Aptos Narrow"/>
                <w:color w:val="EE0000"/>
                <w:sz w:val="22"/>
                <w:szCs w:val="22"/>
                <w:lang w:eastAsia="en-IN"/>
              </w:rPr>
              <w:t>4</w:t>
            </w:r>
            <w:r w:rsidR="00CE1201">
              <w:rPr>
                <w:rFonts w:ascii="Aptos Narrow" w:hAnsi="Aptos Narrow"/>
                <w:color w:val="EE0000"/>
                <w:sz w:val="22"/>
                <w:szCs w:val="22"/>
                <w:lang w:eastAsia="en-IN"/>
              </w:rPr>
              <w:t>6</w:t>
            </w:r>
            <w:r w:rsidRPr="00A31AB0">
              <w:rPr>
                <w:rFonts w:ascii="Aptos Narrow" w:hAnsi="Aptos Narrow"/>
                <w:color w:val="EE0000"/>
                <w:sz w:val="22"/>
                <w:szCs w:val="22"/>
                <w:lang w:eastAsia="en-IN"/>
              </w:rPr>
              <w:t>.</w:t>
            </w:r>
          </w:p>
        </w:tc>
      </w:tr>
    </w:tbl>
    <w:p w14:paraId="6CB31A7E" w14:textId="5125B9DA" w:rsidR="00485295" w:rsidRDefault="00485295" w:rsidP="00B70E92"/>
    <w:p w14:paraId="2F57C905" w14:textId="24AADDE5" w:rsidR="00B93FFB" w:rsidRPr="00B93FFB" w:rsidRDefault="00B93FFB" w:rsidP="00B70E92">
      <w:pPr>
        <w:rPr>
          <w:b/>
        </w:rPr>
      </w:pPr>
      <w:r w:rsidRPr="00B93FFB">
        <w:rPr>
          <w:b/>
          <w:highlight w:val="yellow"/>
        </w:rPr>
        <w:t>Note: Co-Applicant Details depends on PARVW = Z01 to Z05.</w:t>
      </w:r>
    </w:p>
    <w:p w14:paraId="2ACBA23B" w14:textId="77777777" w:rsidR="00B93FFB" w:rsidRDefault="00B93FFB" w:rsidP="00B70E92"/>
    <w:bookmarkStart w:id="25" w:name="_MON_1821020098"/>
    <w:bookmarkEnd w:id="25"/>
    <w:p w14:paraId="2E0C358E" w14:textId="6FCB1A2B" w:rsidR="00B70E92" w:rsidRDefault="003D0B64" w:rsidP="00B70E92">
      <w:pPr>
        <w:rPr>
          <w:rFonts w:ascii="Trebuchet MS" w:hAnsi="Trebuchet MS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object w:dxaOrig="1534" w:dyaOrig="997" w14:anchorId="5DB7D1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8" o:title=""/>
          </v:shape>
          <o:OLEObject Type="Embed" ProgID="Word.Document.8" ShapeID="_x0000_i1025" DrawAspect="Icon" ObjectID="_1824302729" r:id="rId9">
            <o:FieldCodes>\s</o:FieldCodes>
          </o:OLEObject>
        </w:object>
      </w:r>
    </w:p>
    <w:p w14:paraId="12772F4D" w14:textId="77777777" w:rsidR="00B70E92" w:rsidRDefault="00B70E92" w:rsidP="00B70E92">
      <w:pPr>
        <w:rPr>
          <w:rFonts w:ascii="Trebuchet MS" w:hAnsi="Trebuchet MS"/>
          <w:sz w:val="22"/>
          <w:szCs w:val="22"/>
        </w:rPr>
      </w:pPr>
    </w:p>
    <w:p w14:paraId="015E6489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6" w:name="_Toc206596818"/>
      <w:r w:rsidRPr="005A1B88">
        <w:rPr>
          <w:rFonts w:ascii="Trebuchet MS" w:hAnsi="Trebuchet MS"/>
          <w:color w:val="002060"/>
          <w:sz w:val="24"/>
          <w:szCs w:val="24"/>
        </w:rPr>
        <w:t>Test cases</w:t>
      </w:r>
      <w:r>
        <w:rPr>
          <w:rFonts w:ascii="Trebuchet MS" w:hAnsi="Trebuchet MS"/>
          <w:color w:val="002060"/>
          <w:sz w:val="24"/>
          <w:szCs w:val="24"/>
        </w:rPr>
        <w:t xml:space="preserve"> / Variant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 – </w:t>
      </w:r>
      <w:r>
        <w:rPr>
          <w:rFonts w:ascii="Trebuchet MS" w:hAnsi="Trebuchet MS"/>
          <w:color w:val="002060"/>
          <w:sz w:val="24"/>
          <w:szCs w:val="24"/>
        </w:rPr>
        <w:t>(</w:t>
      </w:r>
      <w:r w:rsidRPr="005A1B88">
        <w:rPr>
          <w:rFonts w:ascii="Trebuchet MS" w:hAnsi="Trebuchet MS"/>
          <w:color w:val="002060"/>
          <w:sz w:val="24"/>
          <w:szCs w:val="24"/>
        </w:rPr>
        <w:t xml:space="preserve">Mandatory </w:t>
      </w:r>
      <w:r>
        <w:rPr>
          <w:rFonts w:ascii="Trebuchet MS" w:hAnsi="Trebuchet MS"/>
          <w:color w:val="002060"/>
          <w:sz w:val="24"/>
          <w:szCs w:val="24"/>
        </w:rPr>
        <w:t xml:space="preserve">- </w:t>
      </w:r>
      <w:r w:rsidRPr="005A1B88">
        <w:rPr>
          <w:rFonts w:ascii="Trebuchet MS" w:hAnsi="Trebuchet MS"/>
          <w:color w:val="002060"/>
          <w:sz w:val="24"/>
          <w:szCs w:val="24"/>
        </w:rPr>
        <w:t>based on test cases logic to be provided)</w:t>
      </w:r>
      <w:bookmarkEnd w:id="26"/>
    </w:p>
    <w:p w14:paraId="1D437ACB" w14:textId="77777777" w:rsidR="00B70E92" w:rsidRDefault="00B70E92" w:rsidP="00B70E92"/>
    <w:p w14:paraId="40CA78DE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7" w:name="_Toc206596819"/>
      <w:r w:rsidRPr="005A1B88">
        <w:rPr>
          <w:rFonts w:ascii="Trebuchet MS" w:hAnsi="Trebuchet MS"/>
          <w:color w:val="002060"/>
          <w:sz w:val="24"/>
          <w:szCs w:val="24"/>
        </w:rPr>
        <w:t xml:space="preserve">Logic to fetch the data </w:t>
      </w:r>
      <w:r>
        <w:rPr>
          <w:rFonts w:ascii="Trebuchet MS" w:hAnsi="Trebuchet MS"/>
          <w:color w:val="002060"/>
          <w:sz w:val="24"/>
          <w:szCs w:val="24"/>
        </w:rPr>
        <w:t xml:space="preserve">and calculations </w:t>
      </w:r>
      <w:r w:rsidRPr="005A1B88">
        <w:rPr>
          <w:rFonts w:ascii="Trebuchet MS" w:hAnsi="Trebuchet MS"/>
          <w:color w:val="002060"/>
          <w:sz w:val="24"/>
          <w:szCs w:val="24"/>
        </w:rPr>
        <w:t>other than the selection screen fields.</w:t>
      </w:r>
      <w:bookmarkEnd w:id="27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925"/>
      </w:tblGrid>
      <w:tr w:rsidR="00B70E92" w:rsidRPr="004E216D" w14:paraId="71F90A7E" w14:textId="77777777" w:rsidTr="0095521E">
        <w:trPr>
          <w:trHeight w:val="432"/>
        </w:trPr>
        <w:tc>
          <w:tcPr>
            <w:tcW w:w="1274" w:type="dxa"/>
          </w:tcPr>
          <w:p w14:paraId="328BA7B1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Version </w:t>
            </w:r>
          </w:p>
          <w:p w14:paraId="32ACF49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No</w:t>
            </w:r>
          </w:p>
        </w:tc>
        <w:tc>
          <w:tcPr>
            <w:tcW w:w="1306" w:type="dxa"/>
            <w:vAlign w:val="center"/>
          </w:tcPr>
          <w:p w14:paraId="302FFCAE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79" w:type="dxa"/>
            <w:vAlign w:val="center"/>
          </w:tcPr>
          <w:p w14:paraId="3BFD5F0D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457" w:type="dxa"/>
            <w:vAlign w:val="center"/>
          </w:tcPr>
          <w:p w14:paraId="0234464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971" w:type="dxa"/>
            <w:vAlign w:val="center"/>
          </w:tcPr>
          <w:p w14:paraId="2A78A90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B70E92" w:rsidRPr="001A4E66" w14:paraId="1E6B9F18" w14:textId="77777777" w:rsidTr="0095521E">
        <w:trPr>
          <w:trHeight w:val="432"/>
        </w:trPr>
        <w:tc>
          <w:tcPr>
            <w:tcW w:w="1274" w:type="dxa"/>
          </w:tcPr>
          <w:p w14:paraId="7A14874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1A4E66">
              <w:rPr>
                <w:rFonts w:ascii="Trebuchet MS" w:hAnsi="Trebuchet MS"/>
                <w:sz w:val="22"/>
                <w:szCs w:val="22"/>
              </w:rPr>
              <w:t>V 1.0</w:t>
            </w:r>
          </w:p>
        </w:tc>
        <w:tc>
          <w:tcPr>
            <w:tcW w:w="1306" w:type="dxa"/>
            <w:vAlign w:val="center"/>
          </w:tcPr>
          <w:p w14:paraId="009659E2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79" w:type="dxa"/>
            <w:vAlign w:val="center"/>
          </w:tcPr>
          <w:p w14:paraId="2302D14D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457" w:type="dxa"/>
            <w:vAlign w:val="center"/>
          </w:tcPr>
          <w:p w14:paraId="3E24322B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971" w:type="dxa"/>
            <w:vAlign w:val="center"/>
          </w:tcPr>
          <w:p w14:paraId="0DA56DA2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B70E92" w:rsidRPr="001A4E66" w14:paraId="026683B4" w14:textId="77777777" w:rsidTr="0095521E">
        <w:trPr>
          <w:trHeight w:val="432"/>
        </w:trPr>
        <w:tc>
          <w:tcPr>
            <w:tcW w:w="1274" w:type="dxa"/>
          </w:tcPr>
          <w:p w14:paraId="21C31AE3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54EB2EA9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5D69EC13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4392773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64F41214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1A4E66" w14:paraId="32293731" w14:textId="77777777" w:rsidTr="0095521E">
        <w:trPr>
          <w:trHeight w:val="432"/>
        </w:trPr>
        <w:tc>
          <w:tcPr>
            <w:tcW w:w="1274" w:type="dxa"/>
          </w:tcPr>
          <w:p w14:paraId="31D73C3A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292E3A84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6D87A255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076B828E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427C35D0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1A4E66" w14:paraId="2FB5D95B" w14:textId="77777777" w:rsidTr="0095521E">
        <w:trPr>
          <w:trHeight w:val="432"/>
        </w:trPr>
        <w:tc>
          <w:tcPr>
            <w:tcW w:w="1274" w:type="dxa"/>
          </w:tcPr>
          <w:p w14:paraId="72372957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06" w:type="dxa"/>
            <w:vAlign w:val="center"/>
          </w:tcPr>
          <w:p w14:paraId="4939E6F1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79" w:type="dxa"/>
            <w:vAlign w:val="center"/>
          </w:tcPr>
          <w:p w14:paraId="4D5D7A9A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457" w:type="dxa"/>
            <w:vAlign w:val="center"/>
          </w:tcPr>
          <w:p w14:paraId="163531A0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971" w:type="dxa"/>
            <w:vAlign w:val="center"/>
          </w:tcPr>
          <w:p w14:paraId="11BD8C23" w14:textId="77777777" w:rsidR="00B70E92" w:rsidRPr="001A4E66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6E604C33" w14:textId="77777777" w:rsidR="00B70E92" w:rsidRPr="001A4E66" w:rsidRDefault="00B70E92" w:rsidP="00B70E92">
      <w:pPr>
        <w:rPr>
          <w:rFonts w:ascii="Trebuchet MS" w:hAnsi="Trebuchet MS"/>
          <w:sz w:val="22"/>
          <w:szCs w:val="22"/>
        </w:rPr>
      </w:pPr>
    </w:p>
    <w:p w14:paraId="7F58400D" w14:textId="77777777" w:rsidR="00B70E92" w:rsidRPr="005A1B88" w:rsidRDefault="00B70E92" w:rsidP="00B70E92">
      <w:pPr>
        <w:rPr>
          <w:rFonts w:ascii="Trebuchet MS" w:hAnsi="Trebuchet MS"/>
        </w:rPr>
      </w:pPr>
    </w:p>
    <w:tbl>
      <w:tblPr>
        <w:tblW w:w="910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0"/>
      </w:tblGrid>
      <w:tr w:rsidR="00B70E92" w:rsidRPr="004E216D" w14:paraId="0BFA7580" w14:textId="77777777" w:rsidTr="0095521E">
        <w:tc>
          <w:tcPr>
            <w:tcW w:w="9100" w:type="dxa"/>
          </w:tcPr>
          <w:p w14:paraId="779E38EB" w14:textId="77777777" w:rsidR="00B70E92" w:rsidRPr="004E216D" w:rsidRDefault="00B70E92" w:rsidP="0095521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B70E92" w:rsidRPr="004E216D" w14:paraId="7A4AB805" w14:textId="77777777" w:rsidTr="0095521E">
        <w:tc>
          <w:tcPr>
            <w:tcW w:w="9100" w:type="dxa"/>
          </w:tcPr>
          <w:p w14:paraId="227A7928" w14:textId="77777777" w:rsidR="00B70E92" w:rsidRDefault="00B70E92" w:rsidP="0095521E">
            <w:pPr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NA</w:t>
            </w:r>
          </w:p>
          <w:p w14:paraId="4F86BC36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EEF44CC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3C2F3681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1F828AC2" w14:textId="77777777" w:rsidR="00B70E92" w:rsidRPr="005A1B88" w:rsidRDefault="00B70E92" w:rsidP="00B70E92">
      <w:pPr>
        <w:rPr>
          <w:rFonts w:ascii="Trebuchet MS" w:hAnsi="Trebuchet MS"/>
          <w:color w:val="FFFFFF"/>
        </w:rPr>
      </w:pPr>
    </w:p>
    <w:p w14:paraId="6E120087" w14:textId="77777777" w:rsidR="00B70E92" w:rsidRPr="005A1B88" w:rsidRDefault="00B70E92" w:rsidP="00B70E92">
      <w:pPr>
        <w:rPr>
          <w:rFonts w:ascii="Trebuchet MS" w:hAnsi="Trebuchet MS"/>
        </w:rPr>
      </w:pPr>
    </w:p>
    <w:p w14:paraId="43AB22E5" w14:textId="77777777" w:rsidR="00B70E92" w:rsidRPr="005A1B88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8" w:name="_Toc206596820"/>
      <w:r w:rsidRPr="005A1B88">
        <w:rPr>
          <w:rFonts w:ascii="Trebuchet MS" w:hAnsi="Trebuchet MS"/>
          <w:color w:val="002060"/>
          <w:sz w:val="24"/>
          <w:szCs w:val="24"/>
        </w:rPr>
        <w:t>Logic to display data along with output format</w:t>
      </w:r>
      <w:bookmarkEnd w:id="28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59"/>
        <w:gridCol w:w="1279"/>
        <w:gridCol w:w="1349"/>
        <w:gridCol w:w="3349"/>
        <w:gridCol w:w="1647"/>
      </w:tblGrid>
      <w:tr w:rsidR="00B70E92" w:rsidRPr="004E216D" w14:paraId="200772E0" w14:textId="77777777" w:rsidTr="0095521E">
        <w:trPr>
          <w:trHeight w:val="432"/>
        </w:trPr>
        <w:tc>
          <w:tcPr>
            <w:tcW w:w="1259" w:type="dxa"/>
          </w:tcPr>
          <w:p w14:paraId="17667BBE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Version</w:t>
            </w:r>
          </w:p>
          <w:p w14:paraId="51A5E59D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 xml:space="preserve"> No</w:t>
            </w:r>
          </w:p>
        </w:tc>
        <w:tc>
          <w:tcPr>
            <w:tcW w:w="1279" w:type="dxa"/>
            <w:vAlign w:val="center"/>
          </w:tcPr>
          <w:p w14:paraId="64669DB6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Table Name</w:t>
            </w:r>
          </w:p>
        </w:tc>
        <w:tc>
          <w:tcPr>
            <w:tcW w:w="1349" w:type="dxa"/>
            <w:vAlign w:val="center"/>
          </w:tcPr>
          <w:p w14:paraId="4FBD3B9D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Field Name</w:t>
            </w:r>
          </w:p>
        </w:tc>
        <w:tc>
          <w:tcPr>
            <w:tcW w:w="3349" w:type="dxa"/>
            <w:vAlign w:val="center"/>
          </w:tcPr>
          <w:p w14:paraId="29A4D07A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Description</w:t>
            </w:r>
          </w:p>
        </w:tc>
        <w:tc>
          <w:tcPr>
            <w:tcW w:w="1647" w:type="dxa"/>
            <w:vAlign w:val="center"/>
          </w:tcPr>
          <w:p w14:paraId="32DE9503" w14:textId="77777777" w:rsidR="00B70E92" w:rsidRPr="004E216D" w:rsidRDefault="00B70E92" w:rsidP="0095521E">
            <w:pPr>
              <w:jc w:val="center"/>
              <w:rPr>
                <w:rFonts w:ascii="Trebuchet MS" w:hAnsi="Trebuchet MS"/>
                <w:b/>
                <w:color w:val="002060"/>
                <w:sz w:val="22"/>
                <w:szCs w:val="22"/>
              </w:rPr>
            </w:pPr>
            <w:r w:rsidRPr="004E216D">
              <w:rPr>
                <w:rFonts w:ascii="Trebuchet MS" w:hAnsi="Trebuchet MS"/>
                <w:b/>
                <w:color w:val="002060"/>
                <w:sz w:val="22"/>
                <w:szCs w:val="22"/>
              </w:rPr>
              <w:t>Remarks</w:t>
            </w:r>
          </w:p>
        </w:tc>
      </w:tr>
      <w:tr w:rsidR="00B70E92" w:rsidRPr="00F95FCA" w14:paraId="55DDAEAE" w14:textId="77777777" w:rsidTr="0095521E">
        <w:trPr>
          <w:trHeight w:val="432"/>
        </w:trPr>
        <w:tc>
          <w:tcPr>
            <w:tcW w:w="1259" w:type="dxa"/>
          </w:tcPr>
          <w:p w14:paraId="58CECC9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279" w:type="dxa"/>
            <w:vAlign w:val="center"/>
          </w:tcPr>
          <w:p w14:paraId="108BDF87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 w:rsidRPr="00F95FCA"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349" w:type="dxa"/>
            <w:vAlign w:val="center"/>
          </w:tcPr>
          <w:p w14:paraId="610AFEA1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3349" w:type="dxa"/>
            <w:vAlign w:val="center"/>
          </w:tcPr>
          <w:p w14:paraId="7DD7565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  <w:tc>
          <w:tcPr>
            <w:tcW w:w="1647" w:type="dxa"/>
            <w:vAlign w:val="center"/>
          </w:tcPr>
          <w:p w14:paraId="4918C22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>NA</w:t>
            </w:r>
          </w:p>
        </w:tc>
      </w:tr>
      <w:tr w:rsidR="00B70E92" w:rsidRPr="00F95FCA" w14:paraId="349501D1" w14:textId="77777777" w:rsidTr="0095521E">
        <w:trPr>
          <w:trHeight w:val="432"/>
        </w:trPr>
        <w:tc>
          <w:tcPr>
            <w:tcW w:w="1259" w:type="dxa"/>
          </w:tcPr>
          <w:p w14:paraId="348338DB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2928F5C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23690944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0F953DDD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6B72F7B0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F95FCA" w14:paraId="052A3D35" w14:textId="77777777" w:rsidTr="0095521E">
        <w:trPr>
          <w:trHeight w:val="432"/>
        </w:trPr>
        <w:tc>
          <w:tcPr>
            <w:tcW w:w="1259" w:type="dxa"/>
          </w:tcPr>
          <w:p w14:paraId="5373718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0ED780F8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7C7B68A8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256AE89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1169067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  <w:tr w:rsidR="00B70E92" w:rsidRPr="00F95FCA" w14:paraId="3BE1452C" w14:textId="77777777" w:rsidTr="0095521E">
        <w:trPr>
          <w:trHeight w:val="432"/>
        </w:trPr>
        <w:tc>
          <w:tcPr>
            <w:tcW w:w="1259" w:type="dxa"/>
          </w:tcPr>
          <w:p w14:paraId="407AC749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279" w:type="dxa"/>
            <w:vAlign w:val="center"/>
          </w:tcPr>
          <w:p w14:paraId="413C1BB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349" w:type="dxa"/>
            <w:vAlign w:val="center"/>
          </w:tcPr>
          <w:p w14:paraId="3A00911A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349" w:type="dxa"/>
            <w:vAlign w:val="center"/>
          </w:tcPr>
          <w:p w14:paraId="42CB66D1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1647" w:type="dxa"/>
            <w:vAlign w:val="center"/>
          </w:tcPr>
          <w:p w14:paraId="103427A3" w14:textId="77777777" w:rsidR="00B70E92" w:rsidRPr="00F95FCA" w:rsidRDefault="00B70E92" w:rsidP="0095521E">
            <w:pPr>
              <w:jc w:val="center"/>
              <w:rPr>
                <w:rFonts w:ascii="Trebuchet MS" w:hAnsi="Trebuchet MS"/>
                <w:sz w:val="22"/>
                <w:szCs w:val="22"/>
              </w:rPr>
            </w:pPr>
          </w:p>
        </w:tc>
      </w:tr>
    </w:tbl>
    <w:p w14:paraId="4C278239" w14:textId="77777777" w:rsidR="00B70E92" w:rsidRPr="00F95FCA" w:rsidRDefault="00B70E92" w:rsidP="00B70E92">
      <w:pPr>
        <w:jc w:val="center"/>
        <w:rPr>
          <w:rFonts w:ascii="Trebuchet MS" w:hAnsi="Trebuchet MS"/>
          <w:sz w:val="22"/>
          <w:szCs w:val="22"/>
        </w:rPr>
      </w:pPr>
    </w:p>
    <w:tbl>
      <w:tblPr>
        <w:tblW w:w="893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30"/>
      </w:tblGrid>
      <w:tr w:rsidR="00B70E92" w:rsidRPr="004E216D" w14:paraId="14A9BC6B" w14:textId="77777777" w:rsidTr="0095521E">
        <w:tc>
          <w:tcPr>
            <w:tcW w:w="8930" w:type="dxa"/>
          </w:tcPr>
          <w:p w14:paraId="22BBAB5C" w14:textId="77777777" w:rsidR="00B70E92" w:rsidRPr="004E216D" w:rsidRDefault="00B70E92" w:rsidP="0095521E">
            <w:pPr>
              <w:rPr>
                <w:rFonts w:ascii="Trebuchet MS" w:hAnsi="Trebuchet MS"/>
                <w:color w:val="002060"/>
              </w:rPr>
            </w:pPr>
            <w:r w:rsidRPr="004E216D"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  <w:t>Logic – Version No &lt;No&gt;</w:t>
            </w:r>
          </w:p>
        </w:tc>
      </w:tr>
      <w:tr w:rsidR="00B70E92" w:rsidRPr="004E216D" w14:paraId="62B3747A" w14:textId="77777777" w:rsidTr="0095521E">
        <w:tc>
          <w:tcPr>
            <w:tcW w:w="8930" w:type="dxa"/>
          </w:tcPr>
          <w:p w14:paraId="4EAE2019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09124703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1D3AEF18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78F33D9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268F9E55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EB9E4BD" w14:textId="77777777" w:rsidR="00B70E92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  <w:p w14:paraId="6C8919E6" w14:textId="77777777" w:rsidR="00B70E92" w:rsidRPr="004E216D" w:rsidRDefault="00B70E92" w:rsidP="0095521E">
            <w:pPr>
              <w:rPr>
                <w:rFonts w:ascii="Trebuchet MS" w:hAnsi="Trebuchet MS" w:cs="Arial"/>
                <w:b/>
                <w:color w:val="002060"/>
                <w:sz w:val="22"/>
                <w:szCs w:val="22"/>
              </w:rPr>
            </w:pPr>
          </w:p>
        </w:tc>
      </w:tr>
    </w:tbl>
    <w:p w14:paraId="19886A21" w14:textId="77777777" w:rsidR="00B70E92" w:rsidRPr="005A1B88" w:rsidRDefault="00B70E92" w:rsidP="00B70E92">
      <w:pPr>
        <w:rPr>
          <w:rFonts w:ascii="Trebuchet MS" w:hAnsi="Trebuchet MS"/>
        </w:rPr>
      </w:pPr>
    </w:p>
    <w:p w14:paraId="215C267E" w14:textId="77777777" w:rsidR="00B70E92" w:rsidRDefault="00B70E92" w:rsidP="00B70E92">
      <w:pPr>
        <w:pStyle w:val="Heading1"/>
        <w:numPr>
          <w:ilvl w:val="2"/>
          <w:numId w:val="3"/>
        </w:numPr>
        <w:ind w:left="1287"/>
        <w:rPr>
          <w:rFonts w:ascii="Trebuchet MS" w:hAnsi="Trebuchet MS"/>
          <w:color w:val="002060"/>
          <w:sz w:val="24"/>
          <w:szCs w:val="24"/>
        </w:rPr>
      </w:pPr>
      <w:bookmarkStart w:id="29" w:name="_Toc206596821"/>
      <w:r w:rsidRPr="005A1B88">
        <w:rPr>
          <w:rFonts w:ascii="Trebuchet MS" w:hAnsi="Trebuchet MS"/>
          <w:color w:val="002060"/>
          <w:sz w:val="24"/>
          <w:szCs w:val="24"/>
        </w:rPr>
        <w:t xml:space="preserve">Output format in Excel and / or </w:t>
      </w:r>
      <w:proofErr w:type="gramStart"/>
      <w:r w:rsidRPr="005A1B88">
        <w:rPr>
          <w:rFonts w:ascii="Trebuchet MS" w:hAnsi="Trebuchet MS"/>
          <w:color w:val="002060"/>
          <w:sz w:val="24"/>
          <w:szCs w:val="24"/>
        </w:rPr>
        <w:t>Other</w:t>
      </w:r>
      <w:proofErr w:type="gramEnd"/>
      <w:r w:rsidRPr="005A1B88">
        <w:rPr>
          <w:rFonts w:ascii="Trebuchet MS" w:hAnsi="Trebuchet MS"/>
          <w:color w:val="002060"/>
          <w:sz w:val="24"/>
          <w:szCs w:val="24"/>
        </w:rPr>
        <w:t xml:space="preserve"> format to be attached or mention below</w:t>
      </w:r>
      <w:bookmarkEnd w:id="29"/>
      <w:r w:rsidRPr="005A1B88">
        <w:rPr>
          <w:rFonts w:ascii="Trebuchet MS" w:hAnsi="Trebuchet MS"/>
          <w:color w:val="002060"/>
          <w:sz w:val="24"/>
          <w:szCs w:val="24"/>
        </w:rPr>
        <w:t xml:space="preserve"> </w:t>
      </w:r>
    </w:p>
    <w:p w14:paraId="673D7395" w14:textId="77777777" w:rsidR="00B70E92" w:rsidRPr="005A1B88" w:rsidRDefault="00B70E92" w:rsidP="00B70E92">
      <w:pPr>
        <w:rPr>
          <w:rFonts w:ascii="Trebuchet MS" w:hAnsi="Trebuchet MS" w:cs="Arial"/>
          <w:sz w:val="20"/>
          <w:szCs w:val="20"/>
        </w:rPr>
      </w:pPr>
    </w:p>
    <w:p w14:paraId="3B8803BB" w14:textId="77777777" w:rsidR="00B70E92" w:rsidRPr="005A1B88" w:rsidRDefault="00B70E92" w:rsidP="00B70E92">
      <w:pPr>
        <w:ind w:left="567"/>
        <w:rPr>
          <w:rFonts w:ascii="Trebuchet MS" w:hAnsi="Trebuchet MS" w:cs="Arial"/>
          <w:sz w:val="20"/>
          <w:szCs w:val="20"/>
        </w:rPr>
      </w:pPr>
    </w:p>
    <w:p w14:paraId="6C03E649" w14:textId="77777777" w:rsidR="00B70E92" w:rsidRPr="005A1B88" w:rsidRDefault="00B70E92" w:rsidP="00B70E92">
      <w:pPr>
        <w:pStyle w:val="Heading1"/>
        <w:numPr>
          <w:ilvl w:val="1"/>
          <w:numId w:val="3"/>
        </w:numPr>
        <w:rPr>
          <w:rFonts w:ascii="Trebuchet MS" w:hAnsi="Trebuchet MS"/>
          <w:color w:val="002060"/>
          <w:sz w:val="24"/>
          <w:szCs w:val="24"/>
        </w:rPr>
      </w:pPr>
      <w:bookmarkStart w:id="30" w:name="_Toc206596822"/>
      <w:r w:rsidRPr="005A1B88">
        <w:rPr>
          <w:rFonts w:ascii="Trebuchet MS" w:hAnsi="Trebuchet MS"/>
          <w:color w:val="002060"/>
          <w:sz w:val="24"/>
          <w:szCs w:val="24"/>
        </w:rPr>
        <w:t>Special Requirement (if any)</w:t>
      </w:r>
      <w:bookmarkEnd w:id="30"/>
    </w:p>
    <w:p w14:paraId="6CA6780D" w14:textId="77777777" w:rsidR="00B70E92" w:rsidRPr="005A1B88" w:rsidRDefault="00B70E92" w:rsidP="00B70E92">
      <w:pPr>
        <w:ind w:left="72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49587C8A" w14:textId="77777777" w:rsidR="00B70E92" w:rsidRPr="005A1B88" w:rsidRDefault="00B70E92" w:rsidP="00B70E92">
      <w:pPr>
        <w:rPr>
          <w:rFonts w:ascii="Trebuchet MS" w:hAnsi="Trebuchet MS"/>
        </w:rPr>
      </w:pPr>
    </w:p>
    <w:p w14:paraId="62AE90AC" w14:textId="77777777" w:rsidR="00B70E92" w:rsidRPr="005A1B88" w:rsidRDefault="00B70E92" w:rsidP="00B70E92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1" w:name="_Toc206596823"/>
      <w:r w:rsidRPr="005A1B88">
        <w:rPr>
          <w:rFonts w:ascii="Trebuchet MS" w:hAnsi="Trebuchet MS"/>
          <w:color w:val="002060"/>
          <w:sz w:val="24"/>
          <w:szCs w:val="24"/>
        </w:rPr>
        <w:t>Assumption/Notes</w:t>
      </w:r>
      <w:bookmarkEnd w:id="31"/>
    </w:p>
    <w:p w14:paraId="5DF10ED1" w14:textId="77777777" w:rsidR="00B70E92" w:rsidRPr="005A1B88" w:rsidRDefault="00B70E92" w:rsidP="00B70E92">
      <w:pPr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          NA</w:t>
      </w:r>
    </w:p>
    <w:p w14:paraId="03D25D31" w14:textId="77777777" w:rsidR="00B70E92" w:rsidRPr="005A1B88" w:rsidRDefault="00B70E92" w:rsidP="00B70E92">
      <w:pPr>
        <w:pStyle w:val="Heading1"/>
        <w:numPr>
          <w:ilvl w:val="0"/>
          <w:numId w:val="3"/>
        </w:numPr>
        <w:ind w:hanging="450"/>
        <w:rPr>
          <w:rFonts w:ascii="Trebuchet MS" w:hAnsi="Trebuchet MS"/>
          <w:color w:val="002060"/>
          <w:sz w:val="24"/>
          <w:szCs w:val="24"/>
        </w:rPr>
      </w:pPr>
      <w:bookmarkStart w:id="32" w:name="_Toc206596824"/>
      <w:bookmarkStart w:id="33" w:name="_Hlk514251034"/>
      <w:r w:rsidRPr="005A1B88">
        <w:rPr>
          <w:rFonts w:ascii="Trebuchet MS" w:hAnsi="Trebuchet MS"/>
          <w:color w:val="002060"/>
          <w:sz w:val="24"/>
          <w:szCs w:val="24"/>
        </w:rPr>
        <w:t>Annexure</w:t>
      </w:r>
      <w:bookmarkEnd w:id="32"/>
    </w:p>
    <w:bookmarkEnd w:id="33"/>
    <w:p w14:paraId="384DDE8B" w14:textId="77777777" w:rsidR="00B70E92" w:rsidRPr="005A1B88" w:rsidRDefault="00B70E92" w:rsidP="00B70E92">
      <w:pPr>
        <w:ind w:left="630"/>
        <w:rPr>
          <w:rFonts w:ascii="Trebuchet MS" w:hAnsi="Trebuchet MS"/>
        </w:rPr>
      </w:pPr>
      <w:r>
        <w:rPr>
          <w:rFonts w:ascii="Trebuchet MS" w:hAnsi="Trebuchet MS"/>
        </w:rPr>
        <w:t>NA</w:t>
      </w:r>
    </w:p>
    <w:p w14:paraId="1E5F47C0" w14:textId="77777777" w:rsidR="00B70E92" w:rsidRPr="005A1B88" w:rsidRDefault="00B70E92" w:rsidP="00B70E92">
      <w:pPr>
        <w:rPr>
          <w:rFonts w:ascii="Trebuchet MS" w:hAnsi="Trebuchet MS"/>
          <w:sz w:val="20"/>
          <w:szCs w:val="20"/>
        </w:rPr>
      </w:pPr>
    </w:p>
    <w:p w14:paraId="48504EA4" w14:textId="77777777" w:rsidR="00B70E92" w:rsidRPr="005A1B88" w:rsidRDefault="00B70E92" w:rsidP="00B70E92">
      <w:pPr>
        <w:jc w:val="both"/>
        <w:rPr>
          <w:rFonts w:ascii="Trebuchet MS" w:hAnsi="Trebuchet MS"/>
          <w:sz w:val="22"/>
          <w:szCs w:val="22"/>
        </w:rPr>
      </w:pPr>
    </w:p>
    <w:p w14:paraId="4BE5C4C4" w14:textId="77777777" w:rsidR="00B70E92" w:rsidRDefault="00B70E92" w:rsidP="00B70E92"/>
    <w:p w14:paraId="48BA6F37" w14:textId="77777777" w:rsidR="00B70E92" w:rsidRDefault="00B70E92" w:rsidP="00B70E92"/>
    <w:p w14:paraId="33496CEB" w14:textId="77777777" w:rsidR="007F4347" w:rsidRDefault="007F4347"/>
    <w:sectPr w:rsidR="007F4347" w:rsidSect="0095521E">
      <w:headerReference w:type="default" r:id="rId10"/>
      <w:footerReference w:type="default" r:id="rId11"/>
      <w:pgSz w:w="11907" w:h="16840" w:code="9"/>
      <w:pgMar w:top="568" w:right="992" w:bottom="1259" w:left="1276" w:header="431" w:footer="14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8A8B2" w14:textId="77777777" w:rsidR="00354CA9" w:rsidRDefault="00354CA9">
      <w:r>
        <w:separator/>
      </w:r>
    </w:p>
  </w:endnote>
  <w:endnote w:type="continuationSeparator" w:id="0">
    <w:p w14:paraId="5765AFF3" w14:textId="77777777" w:rsidR="00354CA9" w:rsidRDefault="0035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97F7" w14:textId="4F5BE2D2" w:rsidR="00B82B0B" w:rsidRPr="007F7EA3" w:rsidRDefault="00B82B0B" w:rsidP="0095521E">
    <w:pPr>
      <w:pStyle w:val="Footer"/>
      <w:tabs>
        <w:tab w:val="clear" w:pos="4320"/>
        <w:tab w:val="clear" w:pos="8640"/>
      </w:tabs>
      <w:rPr>
        <w:rFonts w:ascii="Calibri Light" w:hAnsi="Calibri Light" w:cs="Calibri Light"/>
        <w:bCs/>
        <w:color w:val="00B0F0"/>
        <w:sz w:val="20"/>
        <w:szCs w:val="20"/>
      </w:rPr>
    </w:pPr>
    <w:r w:rsidRPr="007F7EA3">
      <w:rPr>
        <w:rFonts w:ascii="Calibri Light" w:hAnsi="Calibri Light" w:cs="Calibri Light"/>
        <w:bCs/>
        <w:color w:val="00B0F0"/>
        <w:sz w:val="20"/>
        <w:szCs w:val="20"/>
      </w:rPr>
      <w:t>Company Confidential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  <w:t xml:space="preserve"> Functional Specification Document</w:t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>
      <w:rPr>
        <w:rFonts w:ascii="Calibri Light" w:hAnsi="Calibri Light" w:cs="Calibri Light"/>
        <w:bCs/>
        <w:color w:val="00B0F0"/>
        <w:sz w:val="20"/>
        <w:szCs w:val="20"/>
      </w:rPr>
      <w:tab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Pg.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PAGE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B92C97">
      <w:rPr>
        <w:rFonts w:ascii="Calibri Light" w:hAnsi="Calibri Light" w:cs="Calibri Light"/>
        <w:bCs/>
        <w:noProof/>
        <w:color w:val="00B0F0"/>
        <w:sz w:val="20"/>
        <w:szCs w:val="20"/>
      </w:rPr>
      <w:t>12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t xml:space="preserve"> of 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begin"/>
    </w:r>
    <w:r w:rsidRPr="007F7EA3">
      <w:rPr>
        <w:rFonts w:ascii="Calibri Light" w:hAnsi="Calibri Light" w:cs="Calibri Light"/>
        <w:bCs/>
        <w:color w:val="00B0F0"/>
        <w:sz w:val="20"/>
        <w:szCs w:val="20"/>
      </w:rPr>
      <w:instrText xml:space="preserve"> NUMPAGES </w:instrTex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separate"/>
    </w:r>
    <w:r w:rsidR="00B92C97">
      <w:rPr>
        <w:rFonts w:ascii="Calibri Light" w:hAnsi="Calibri Light" w:cs="Calibri Light"/>
        <w:bCs/>
        <w:noProof/>
        <w:color w:val="00B0F0"/>
        <w:sz w:val="20"/>
        <w:szCs w:val="20"/>
      </w:rPr>
      <w:t>12</w:t>
    </w:r>
    <w:r w:rsidRPr="007F7EA3">
      <w:rPr>
        <w:rFonts w:ascii="Calibri Light" w:hAnsi="Calibri Light" w:cs="Calibri Light"/>
        <w:bCs/>
        <w:color w:val="00B0F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13F84" w14:textId="77777777" w:rsidR="00354CA9" w:rsidRDefault="00354CA9">
      <w:r>
        <w:separator/>
      </w:r>
    </w:p>
  </w:footnote>
  <w:footnote w:type="continuationSeparator" w:id="0">
    <w:p w14:paraId="76540902" w14:textId="77777777" w:rsidR="00354CA9" w:rsidRDefault="00354C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7FDD3" w14:textId="77777777" w:rsidR="00B82B0B" w:rsidRDefault="00B82B0B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C373A0" wp14:editId="5C37B350">
              <wp:simplePos x="0" y="0"/>
              <wp:positionH relativeFrom="page">
                <wp:posOffset>190500</wp:posOffset>
              </wp:positionH>
              <wp:positionV relativeFrom="page">
                <wp:posOffset>257175</wp:posOffset>
              </wp:positionV>
              <wp:extent cx="7156450" cy="10134600"/>
              <wp:effectExtent l="0" t="0" r="17780" b="13970"/>
              <wp:wrapNone/>
              <wp:docPr id="452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56450" cy="10134600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E7E6E6">
                            <a:lumMod val="50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4023FBA" id="Rectangle 5" o:spid="_x0000_s1026" style="position:absolute;margin-left:15pt;margin-top:20.25pt;width:563.5pt;height:798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" filled="f" strokecolor="#767171" strokeweight="1.25pt">
              <v:path arrowok="t"/>
              <w10:wrap anchorx="page" anchory="page"/>
            </v:rect>
          </w:pict>
        </mc:Fallback>
      </mc:AlternateContent>
    </w:r>
  </w:p>
  <w:p w14:paraId="5B415773" w14:textId="77777777" w:rsidR="00B82B0B" w:rsidRDefault="00B82B0B" w:rsidP="0095521E">
    <w:pPr>
      <w:pStyle w:val="Header"/>
      <w:tabs>
        <w:tab w:val="clear" w:pos="4320"/>
        <w:tab w:val="clear" w:pos="8640"/>
        <w:tab w:val="center" w:pos="4819"/>
        <w:tab w:val="right" w:pos="9639"/>
      </w:tabs>
      <w:rPr>
        <w:sz w:val="32"/>
      </w:rPr>
    </w:pPr>
    <w:r>
      <w:rPr>
        <w:sz w:val="32"/>
      </w:rPr>
      <w:t xml:space="preserve">    </w:t>
    </w:r>
    <w:r w:rsidRPr="00FC024C">
      <w:rPr>
        <w:noProof/>
        <w:sz w:val="32"/>
        <w:lang w:val="en-IN" w:eastAsia="en-IN"/>
      </w:rPr>
      <w:drawing>
        <wp:inline distT="0" distB="0" distL="0" distR="0" wp14:anchorId="5FE6FD5F" wp14:editId="3B930246">
          <wp:extent cx="1447800" cy="411480"/>
          <wp:effectExtent l="0" t="0" r="0" b="7620"/>
          <wp:docPr id="13174867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sz w:val="32"/>
      </w:rPr>
      <w:tab/>
    </w:r>
    <w:r>
      <w:rPr>
        <w:sz w:val="22"/>
        <w:szCs w:val="22"/>
      </w:rPr>
      <w:t xml:space="preserve"> </w:t>
    </w:r>
    <w:r w:rsidRPr="00FC024C">
      <w:rPr>
        <w:rFonts w:ascii="Trebuchet MS" w:hAnsi="Trebuchet MS"/>
        <w:sz w:val="28"/>
        <w:szCs w:val="28"/>
      </w:rPr>
      <w:t>FS Specification</w:t>
    </w:r>
    <w:r>
      <w:rPr>
        <w:sz w:val="22"/>
        <w:szCs w:val="22"/>
      </w:rPr>
      <w:tab/>
    </w:r>
    <w:r>
      <w:t xml:space="preserve">             </w:t>
    </w:r>
    <w:r>
      <w:rPr>
        <w:b/>
        <w:noProof/>
        <w:lang w:val="en-IN" w:eastAsia="en-IN"/>
      </w:rPr>
      <w:drawing>
        <wp:inline distT="0" distB="0" distL="0" distR="0" wp14:anchorId="11CB0C54" wp14:editId="35A49E46">
          <wp:extent cx="1295400" cy="411480"/>
          <wp:effectExtent l="0" t="0" r="0" b="7620"/>
          <wp:docPr id="345045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C4C1C6" w14:textId="77777777" w:rsidR="00B82B0B" w:rsidRDefault="00B82B0B" w:rsidP="0095521E">
    <w:pPr>
      <w:pStyle w:val="Header"/>
      <w:tabs>
        <w:tab w:val="clear" w:pos="4320"/>
        <w:tab w:val="clear" w:pos="8640"/>
        <w:tab w:val="left" w:pos="3772"/>
      </w:tabs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758C045" wp14:editId="72D4CC90">
              <wp:simplePos x="0" y="0"/>
              <wp:positionH relativeFrom="column">
                <wp:posOffset>-594995</wp:posOffset>
              </wp:positionH>
              <wp:positionV relativeFrom="paragraph">
                <wp:posOffset>135890</wp:posOffset>
              </wp:positionV>
              <wp:extent cx="7143750" cy="19050"/>
              <wp:effectExtent l="5080" t="12065" r="13970" b="6985"/>
              <wp:wrapNone/>
              <wp:docPr id="162983481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7143750" cy="190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4F335A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46.85pt;margin-top:10.7pt;width:562.5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A7D31"/>
    <w:multiLevelType w:val="multilevel"/>
    <w:tmpl w:val="0409001F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" w15:restartNumberingAfterBreak="0">
    <w:nsid w:val="2E827593"/>
    <w:multiLevelType w:val="hybridMultilevel"/>
    <w:tmpl w:val="3356B812"/>
    <w:lvl w:ilvl="0" w:tplc="AC0CE6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286335"/>
    <w:multiLevelType w:val="hybridMultilevel"/>
    <w:tmpl w:val="CF8EF31E"/>
    <w:lvl w:ilvl="0" w:tplc="620E4D36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A517F"/>
    <w:multiLevelType w:val="multilevel"/>
    <w:tmpl w:val="6BF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495E51C9"/>
    <w:multiLevelType w:val="hybridMultilevel"/>
    <w:tmpl w:val="D54EC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06E5E0C"/>
    <w:multiLevelType w:val="hybridMultilevel"/>
    <w:tmpl w:val="58226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847901">
    <w:abstractNumId w:val="2"/>
  </w:num>
  <w:num w:numId="2" w16cid:durableId="87316565">
    <w:abstractNumId w:val="0"/>
  </w:num>
  <w:num w:numId="3" w16cid:durableId="1593125229">
    <w:abstractNumId w:val="3"/>
  </w:num>
  <w:num w:numId="4" w16cid:durableId="439497618">
    <w:abstractNumId w:val="4"/>
  </w:num>
  <w:num w:numId="5" w16cid:durableId="295599138">
    <w:abstractNumId w:val="5"/>
  </w:num>
  <w:num w:numId="6" w16cid:durableId="18297888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GDA Bharat/CONSULTANT/H.O.">
    <w15:presenceInfo w15:providerId="AD" w15:userId="S::bharat.nagda@highbartech.com::7cba2a93-06b6-4503-a792-f03516ed48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E92"/>
    <w:rsid w:val="0000009A"/>
    <w:rsid w:val="00090725"/>
    <w:rsid w:val="000A5271"/>
    <w:rsid w:val="000B4391"/>
    <w:rsid w:val="000E7826"/>
    <w:rsid w:val="0012599B"/>
    <w:rsid w:val="00131792"/>
    <w:rsid w:val="001A18E2"/>
    <w:rsid w:val="001D7395"/>
    <w:rsid w:val="001F3C08"/>
    <w:rsid w:val="00203AE2"/>
    <w:rsid w:val="00324B0F"/>
    <w:rsid w:val="00354CA9"/>
    <w:rsid w:val="003B669E"/>
    <w:rsid w:val="003D0B64"/>
    <w:rsid w:val="004139F7"/>
    <w:rsid w:val="00425645"/>
    <w:rsid w:val="00451085"/>
    <w:rsid w:val="0046368A"/>
    <w:rsid w:val="00485295"/>
    <w:rsid w:val="004B2854"/>
    <w:rsid w:val="004C6F79"/>
    <w:rsid w:val="00584C68"/>
    <w:rsid w:val="005E3A36"/>
    <w:rsid w:val="00601C1E"/>
    <w:rsid w:val="007C676C"/>
    <w:rsid w:val="007C79CB"/>
    <w:rsid w:val="007E4E09"/>
    <w:rsid w:val="007F4347"/>
    <w:rsid w:val="00861245"/>
    <w:rsid w:val="00865D2E"/>
    <w:rsid w:val="008D7AFB"/>
    <w:rsid w:val="0090701E"/>
    <w:rsid w:val="0095521E"/>
    <w:rsid w:val="00A31AB0"/>
    <w:rsid w:val="00A63E9F"/>
    <w:rsid w:val="00AB6542"/>
    <w:rsid w:val="00AF25F0"/>
    <w:rsid w:val="00B70E92"/>
    <w:rsid w:val="00B82B0B"/>
    <w:rsid w:val="00B90A0D"/>
    <w:rsid w:val="00B92C97"/>
    <w:rsid w:val="00B93FFB"/>
    <w:rsid w:val="00C9439B"/>
    <w:rsid w:val="00CE0523"/>
    <w:rsid w:val="00CE1201"/>
    <w:rsid w:val="00D15ED2"/>
    <w:rsid w:val="00D179B3"/>
    <w:rsid w:val="00D17BE1"/>
    <w:rsid w:val="00D34469"/>
    <w:rsid w:val="00D645D7"/>
    <w:rsid w:val="00DE7B6D"/>
    <w:rsid w:val="00E034A7"/>
    <w:rsid w:val="00E73A82"/>
    <w:rsid w:val="00EE5262"/>
    <w:rsid w:val="00F61728"/>
    <w:rsid w:val="00F81A23"/>
    <w:rsid w:val="00FF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5888"/>
  <w15:chartTrackingRefBased/>
  <w15:docId w15:val="{844761BB-101B-45AC-A424-D619D25FA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E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70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B70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B70E9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B70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B70E9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B70E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B70E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B70E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B70E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B70E92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rsid w:val="00B70E9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rsid w:val="00B70E92"/>
    <w:rPr>
      <w:rFonts w:ascii="Times New Roman" w:eastAsiaTheme="majorEastAsia" w:hAnsi="Times New Roman" w:cstheme="majorBidi"/>
      <w:color w:val="2E74B5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rsid w:val="00B70E92"/>
    <w:rPr>
      <w:rFonts w:ascii="Times New Roman" w:eastAsiaTheme="majorEastAsia" w:hAnsi="Times New Roman" w:cstheme="majorBidi"/>
      <w:i/>
      <w:iCs/>
      <w:color w:val="2E74B5" w:themeColor="accent1" w:themeShade="BF"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rsid w:val="00B70E92"/>
    <w:rPr>
      <w:rFonts w:ascii="Times New Roman" w:eastAsiaTheme="majorEastAsia" w:hAnsi="Times New Roman" w:cstheme="majorBidi"/>
      <w:color w:val="2E74B5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B70E92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rsid w:val="00B70E92"/>
    <w:rPr>
      <w:rFonts w:ascii="Times New Roman" w:eastAsiaTheme="majorEastAsia" w:hAnsi="Times New Roman" w:cstheme="majorBidi"/>
      <w:color w:val="595959" w:themeColor="text1" w:themeTint="A6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B70E92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B70E92"/>
    <w:rPr>
      <w:rFonts w:ascii="Times New Roman" w:eastAsiaTheme="majorEastAsia" w:hAnsi="Times New Roman" w:cstheme="majorBidi"/>
      <w:color w:val="272727" w:themeColor="text1" w:themeTint="D8"/>
      <w:sz w:val="24"/>
      <w:szCs w:val="24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70E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9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9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70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92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B70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9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9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92"/>
    <w:rPr>
      <w:rFonts w:ascii="Times New Roman" w:eastAsia="Times New Roman" w:hAnsi="Times New Roman" w:cs="Times New Roman"/>
      <w:i/>
      <w:iCs/>
      <w:color w:val="2E74B5" w:themeColor="accent1" w:themeShade="BF"/>
      <w:sz w:val="24"/>
      <w:szCs w:val="24"/>
      <w:lang w:val="en-GB"/>
    </w:rPr>
  </w:style>
  <w:style w:type="character" w:styleId="IntenseReference">
    <w:name w:val="Intense Reference"/>
    <w:basedOn w:val="DefaultParagraphFont"/>
    <w:uiPriority w:val="32"/>
    <w:qFormat/>
    <w:rsid w:val="00B70E92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rsid w:val="00B70E9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TOC1">
    <w:name w:val="toc 1"/>
    <w:basedOn w:val="Normal"/>
    <w:next w:val="Normal"/>
    <w:autoRedefine/>
    <w:uiPriority w:val="39"/>
    <w:rsid w:val="00B70E92"/>
    <w:pPr>
      <w:spacing w:before="120" w:after="120"/>
    </w:pPr>
    <w:rPr>
      <w:rFonts w:ascii="Trebuchet MS" w:hAnsi="Trebuchet MS"/>
      <w:b/>
      <w:bCs/>
      <w:sz w:val="20"/>
    </w:rPr>
  </w:style>
  <w:style w:type="paragraph" w:styleId="TOC2">
    <w:name w:val="toc 2"/>
    <w:basedOn w:val="Normal"/>
    <w:next w:val="Normal"/>
    <w:autoRedefine/>
    <w:uiPriority w:val="39"/>
    <w:rsid w:val="00B70E92"/>
    <w:pPr>
      <w:tabs>
        <w:tab w:val="left" w:pos="1100"/>
        <w:tab w:val="right" w:leader="dot" w:pos="8630"/>
      </w:tabs>
      <w:spacing w:line="360" w:lineRule="auto"/>
      <w:ind w:left="238"/>
    </w:pPr>
    <w:rPr>
      <w:rFonts w:ascii="Trebuchet MS" w:hAnsi="Trebuchet MS"/>
      <w:b/>
      <w:noProof/>
      <w:sz w:val="20"/>
      <w:szCs w:val="20"/>
    </w:rPr>
  </w:style>
  <w:style w:type="paragraph" w:styleId="TOC3">
    <w:name w:val="toc 3"/>
    <w:basedOn w:val="Normal"/>
    <w:next w:val="Normal"/>
    <w:autoRedefine/>
    <w:rsid w:val="00B70E92"/>
    <w:pPr>
      <w:ind w:left="480"/>
    </w:pPr>
    <w:rPr>
      <w:i/>
      <w:iCs/>
    </w:rPr>
  </w:style>
  <w:style w:type="paragraph" w:customStyle="1" w:styleId="Spacing">
    <w:name w:val="Spacing"/>
    <w:basedOn w:val="Normal"/>
    <w:rsid w:val="00B70E92"/>
    <w:pPr>
      <w:spacing w:line="160" w:lineRule="exact"/>
      <w:jc w:val="both"/>
    </w:pPr>
  </w:style>
  <w:style w:type="paragraph" w:styleId="Header">
    <w:name w:val="header"/>
    <w:aliases w:val="Even,h,Chapter Name"/>
    <w:basedOn w:val="Normal"/>
    <w:link w:val="HeaderChar"/>
    <w:rsid w:val="00B70E92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ven Char,h Char,Chapter Name Char"/>
    <w:basedOn w:val="DefaultParagraphFont"/>
    <w:link w:val="Header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rsid w:val="00B70E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ormSubHead">
    <w:name w:val="FormSubHead"/>
    <w:basedOn w:val="Normal"/>
    <w:next w:val="BodyText"/>
    <w:rsid w:val="00B70E92"/>
    <w:rPr>
      <w:b/>
    </w:rPr>
  </w:style>
  <w:style w:type="character" w:styleId="Hyperlink">
    <w:name w:val="Hyperlink"/>
    <w:uiPriority w:val="99"/>
    <w:rsid w:val="00B70E92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semiHidden/>
    <w:rsid w:val="00B70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B70E92"/>
    <w:rPr>
      <w:rFonts w:ascii="Tahoma" w:eastAsia="Times New Roman" w:hAnsi="Tahoma" w:cs="Tahoma"/>
      <w:sz w:val="16"/>
      <w:szCs w:val="16"/>
      <w:lang w:val="en-GB"/>
    </w:rPr>
  </w:style>
  <w:style w:type="character" w:customStyle="1" w:styleId="EmailStyle381">
    <w:name w:val="EmailStyle381"/>
    <w:semiHidden/>
    <w:rsid w:val="00B70E92"/>
    <w:rPr>
      <w:rFonts w:ascii="Arial" w:hAnsi="Arial" w:cs="Arial"/>
      <w:color w:val="auto"/>
      <w:sz w:val="20"/>
      <w:szCs w:val="20"/>
    </w:rPr>
  </w:style>
  <w:style w:type="character" w:customStyle="1" w:styleId="apple-style-span">
    <w:name w:val="apple-style-span"/>
    <w:rsid w:val="00B70E92"/>
    <w:rPr>
      <w:rFonts w:cs="Times New Roman"/>
    </w:rPr>
  </w:style>
  <w:style w:type="character" w:customStyle="1" w:styleId="WW8Num2z0">
    <w:name w:val="WW8Num2z0"/>
    <w:rsid w:val="00B70E92"/>
    <w:rPr>
      <w:rFonts w:ascii="Symbol" w:hAnsi="Symbol"/>
    </w:rPr>
  </w:style>
  <w:style w:type="paragraph" w:customStyle="1" w:styleId="Default">
    <w:name w:val="Default"/>
    <w:rsid w:val="00B70E9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US"/>
    </w:rPr>
  </w:style>
  <w:style w:type="character" w:customStyle="1" w:styleId="WW8Num3z1">
    <w:name w:val="WW8Num3z1"/>
    <w:rsid w:val="00B70E92"/>
    <w:rPr>
      <w:rFonts w:ascii="Times New Roman" w:hAnsi="Times New Roman"/>
      <w:b/>
      <w:sz w:val="26"/>
    </w:rPr>
  </w:style>
  <w:style w:type="paragraph" w:styleId="TOCHeading">
    <w:name w:val="TOC Heading"/>
    <w:basedOn w:val="Heading1"/>
    <w:next w:val="Normal"/>
    <w:uiPriority w:val="99"/>
    <w:qFormat/>
    <w:rsid w:val="00B70E92"/>
    <w:pPr>
      <w:spacing w:before="480" w:after="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table" w:styleId="TableGrid">
    <w:name w:val="Table Grid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B70E92"/>
    <w:pPr>
      <w:tabs>
        <w:tab w:val="num" w:pos="562"/>
      </w:tabs>
      <w:spacing w:before="60" w:after="60"/>
      <w:ind w:left="562" w:hanging="332"/>
    </w:pPr>
    <w:rPr>
      <w:rFonts w:ascii="Arial" w:hAnsi="Arial" w:cs="Arial"/>
      <w:sz w:val="20"/>
      <w:szCs w:val="20"/>
      <w:lang w:val="en-IN" w:eastAsia="en-IN"/>
    </w:rPr>
  </w:style>
  <w:style w:type="paragraph" w:customStyle="1" w:styleId="Formal1">
    <w:name w:val="Formal1"/>
    <w:basedOn w:val="Normal"/>
    <w:rsid w:val="00B70E92"/>
    <w:pPr>
      <w:spacing w:before="60" w:after="60"/>
    </w:pPr>
    <w:rPr>
      <w:szCs w:val="20"/>
      <w:lang w:val="en-US"/>
    </w:rPr>
  </w:style>
  <w:style w:type="paragraph" w:customStyle="1" w:styleId="TableText">
    <w:name w:val="Table Text"/>
    <w:basedOn w:val="Normal"/>
    <w:rsid w:val="00B70E92"/>
    <w:pPr>
      <w:spacing w:before="60" w:after="60"/>
    </w:pPr>
    <w:rPr>
      <w:rFonts w:ascii="Arial" w:eastAsia="SimSun" w:hAnsi="Arial" w:cs="Arial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B70E92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B70E92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odyText3">
    <w:name w:val="Body Text 3"/>
    <w:basedOn w:val="Normal"/>
    <w:link w:val="BodyText3Char"/>
    <w:rsid w:val="00B70E92"/>
    <w:pPr>
      <w:spacing w:after="120"/>
    </w:pPr>
    <w:rPr>
      <w:rFonts w:eastAsia="MS Mincho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B70E92"/>
    <w:rPr>
      <w:rFonts w:ascii="Times New Roman" w:eastAsia="MS Mincho" w:hAnsi="Times New Roman" w:cs="Times New Roman"/>
      <w:sz w:val="16"/>
      <w:szCs w:val="16"/>
      <w:lang w:val="en-US"/>
    </w:rPr>
  </w:style>
  <w:style w:type="paragraph" w:customStyle="1" w:styleId="TableColumnHeader">
    <w:name w:val="Table Column Header"/>
    <w:basedOn w:val="Normal"/>
    <w:rsid w:val="00B70E92"/>
    <w:pPr>
      <w:spacing w:before="120" w:after="170" w:line="260" w:lineRule="atLeast"/>
    </w:pPr>
    <w:rPr>
      <w:rFonts w:ascii="Arial" w:hAnsi="Arial"/>
      <w:b/>
      <w:sz w:val="20"/>
      <w:szCs w:val="20"/>
    </w:rPr>
  </w:style>
  <w:style w:type="paragraph" w:styleId="NormalWeb">
    <w:name w:val="Normal (Web)"/>
    <w:basedOn w:val="Normal"/>
    <w:uiPriority w:val="99"/>
    <w:rsid w:val="00B70E92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2"/>
      <w:lang w:val="en-US"/>
    </w:rPr>
  </w:style>
  <w:style w:type="paragraph" w:customStyle="1" w:styleId="xl33">
    <w:name w:val="xl33"/>
    <w:basedOn w:val="Normal"/>
    <w:rsid w:val="00B70E9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lang w:val="en-US"/>
    </w:rPr>
  </w:style>
  <w:style w:type="character" w:styleId="PageNumber">
    <w:name w:val="page number"/>
    <w:rsid w:val="00B70E92"/>
    <w:rPr>
      <w:rFonts w:cs="Times New Roman"/>
    </w:rPr>
  </w:style>
  <w:style w:type="paragraph" w:customStyle="1" w:styleId="BodySingle">
    <w:name w:val="Body Single"/>
    <w:basedOn w:val="BodyText"/>
    <w:rsid w:val="00B70E92"/>
    <w:pPr>
      <w:spacing w:after="0" w:line="260" w:lineRule="atLeast"/>
    </w:pPr>
    <w:rPr>
      <w:rFonts w:ascii="Arial" w:hAnsi="Arial" w:cs="Arial"/>
      <w:sz w:val="22"/>
      <w:szCs w:val="20"/>
    </w:rPr>
  </w:style>
  <w:style w:type="paragraph" w:customStyle="1" w:styleId="Bullet">
    <w:name w:val="Bullet"/>
    <w:basedOn w:val="BodyText2"/>
    <w:rsid w:val="00B70E92"/>
    <w:pPr>
      <w:numPr>
        <w:numId w:val="1"/>
      </w:numPr>
      <w:tabs>
        <w:tab w:val="clear" w:pos="720"/>
      </w:tabs>
      <w:spacing w:after="0" w:line="240" w:lineRule="auto"/>
      <w:ind w:left="0" w:firstLine="0"/>
      <w:jc w:val="both"/>
    </w:pPr>
    <w:rPr>
      <w:rFonts w:cs="Arial"/>
    </w:rPr>
  </w:style>
  <w:style w:type="paragraph" w:styleId="BodyText2">
    <w:name w:val="Body Text 2"/>
    <w:basedOn w:val="Normal"/>
    <w:link w:val="BodyText2Char"/>
    <w:rsid w:val="00B70E92"/>
    <w:pPr>
      <w:spacing w:after="120" w:line="480" w:lineRule="auto"/>
    </w:pPr>
    <w:rPr>
      <w:rFonts w:ascii="Arial" w:hAnsi="Arial"/>
      <w:sz w:val="22"/>
      <w:lang w:val="en-US"/>
    </w:rPr>
  </w:style>
  <w:style w:type="character" w:customStyle="1" w:styleId="BodyText2Char">
    <w:name w:val="Body Text 2 Char"/>
    <w:basedOn w:val="DefaultParagraphFont"/>
    <w:link w:val="BodyText2"/>
    <w:rsid w:val="00B70E92"/>
    <w:rPr>
      <w:rFonts w:ascii="Arial" w:eastAsia="Times New Roman" w:hAnsi="Arial" w:cs="Times New Roman"/>
      <w:szCs w:val="24"/>
      <w:lang w:val="en-US"/>
    </w:rPr>
  </w:style>
  <w:style w:type="paragraph" w:styleId="TOC4">
    <w:name w:val="toc 4"/>
    <w:basedOn w:val="Normal"/>
    <w:next w:val="Normal"/>
    <w:autoRedefine/>
    <w:rsid w:val="00B70E92"/>
    <w:pPr>
      <w:ind w:left="720"/>
    </w:pPr>
    <w:rPr>
      <w:rFonts w:ascii="Arial" w:hAnsi="Arial"/>
      <w:sz w:val="22"/>
      <w:lang w:val="en-US"/>
    </w:rPr>
  </w:style>
  <w:style w:type="paragraph" w:styleId="TOC5">
    <w:name w:val="toc 5"/>
    <w:basedOn w:val="Normal"/>
    <w:next w:val="Normal"/>
    <w:autoRedefine/>
    <w:rsid w:val="00B70E92"/>
    <w:pPr>
      <w:ind w:left="960"/>
    </w:pPr>
    <w:rPr>
      <w:rFonts w:ascii="Arial" w:hAnsi="Arial"/>
      <w:sz w:val="22"/>
      <w:lang w:val="en-US"/>
    </w:rPr>
  </w:style>
  <w:style w:type="paragraph" w:styleId="TOC6">
    <w:name w:val="toc 6"/>
    <w:basedOn w:val="Normal"/>
    <w:next w:val="Normal"/>
    <w:autoRedefine/>
    <w:rsid w:val="00B70E92"/>
    <w:pPr>
      <w:ind w:left="1200"/>
    </w:pPr>
    <w:rPr>
      <w:rFonts w:ascii="Arial" w:hAnsi="Arial"/>
      <w:sz w:val="22"/>
      <w:lang w:val="en-US"/>
    </w:rPr>
  </w:style>
  <w:style w:type="paragraph" w:styleId="TOC7">
    <w:name w:val="toc 7"/>
    <w:basedOn w:val="Normal"/>
    <w:next w:val="Normal"/>
    <w:autoRedefine/>
    <w:rsid w:val="00B70E92"/>
    <w:pPr>
      <w:ind w:left="1440"/>
    </w:pPr>
    <w:rPr>
      <w:rFonts w:ascii="Arial" w:hAnsi="Arial"/>
      <w:sz w:val="22"/>
      <w:lang w:val="en-US"/>
    </w:rPr>
  </w:style>
  <w:style w:type="paragraph" w:styleId="TOC8">
    <w:name w:val="toc 8"/>
    <w:basedOn w:val="Normal"/>
    <w:next w:val="Normal"/>
    <w:autoRedefine/>
    <w:rsid w:val="00B70E92"/>
    <w:pPr>
      <w:ind w:left="1680"/>
    </w:pPr>
    <w:rPr>
      <w:rFonts w:ascii="Arial" w:hAnsi="Arial"/>
      <w:sz w:val="22"/>
      <w:lang w:val="en-US"/>
    </w:rPr>
  </w:style>
  <w:style w:type="paragraph" w:styleId="TOC9">
    <w:name w:val="toc 9"/>
    <w:basedOn w:val="Normal"/>
    <w:next w:val="Normal"/>
    <w:autoRedefine/>
    <w:rsid w:val="00B70E92"/>
    <w:pPr>
      <w:ind w:left="1920"/>
    </w:pPr>
    <w:rPr>
      <w:rFonts w:ascii="Arial" w:hAnsi="Arial"/>
      <w:sz w:val="22"/>
      <w:lang w:val="en-US"/>
    </w:rPr>
  </w:style>
  <w:style w:type="character" w:styleId="FollowedHyperlink">
    <w:name w:val="FollowedHyperlink"/>
    <w:rsid w:val="00B70E92"/>
    <w:rPr>
      <w:rFonts w:cs="Times New Roman"/>
      <w:color w:val="800080"/>
      <w:u w:val="single"/>
    </w:rPr>
  </w:style>
  <w:style w:type="paragraph" w:styleId="BodyTextIndent">
    <w:name w:val="Body Text Indent"/>
    <w:basedOn w:val="Normal"/>
    <w:link w:val="BodyTextIndentChar"/>
    <w:rsid w:val="00B70E92"/>
    <w:pPr>
      <w:ind w:firstLine="720"/>
      <w:jc w:val="both"/>
    </w:pPr>
    <w:rPr>
      <w:rFonts w:ascii="Verdana" w:hAnsi="Verdana"/>
      <w:color w:val="000000"/>
      <w:sz w:val="22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B70E92"/>
    <w:rPr>
      <w:rFonts w:ascii="Verdana" w:eastAsia="Times New Roman" w:hAnsi="Verdana" w:cs="Times New Roman"/>
      <w:color w:val="000000"/>
      <w:szCs w:val="24"/>
      <w:lang w:val="en-US"/>
    </w:rPr>
  </w:style>
  <w:style w:type="paragraph" w:styleId="TableofFigures">
    <w:name w:val="table of figures"/>
    <w:basedOn w:val="Normal"/>
    <w:next w:val="Normal"/>
    <w:rsid w:val="00B70E92"/>
    <w:pPr>
      <w:ind w:left="480" w:hanging="480"/>
    </w:pPr>
    <w:rPr>
      <w:rFonts w:ascii="Arial" w:hAnsi="Arial"/>
      <w:sz w:val="22"/>
      <w:lang w:val="en-US"/>
    </w:rPr>
  </w:style>
  <w:style w:type="table" w:customStyle="1" w:styleId="LightShading1">
    <w:name w:val="Light Shading1"/>
    <w:rsid w:val="00B70E92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1">
    <w:name w:val="Table Classic 1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B70E92"/>
    <w:pPr>
      <w:spacing w:after="0" w:line="240" w:lineRule="auto"/>
    </w:pPr>
    <w:rPr>
      <w:rFonts w:ascii="Times New Roman" w:eastAsia="Times New Roman" w:hAnsi="Times New Roman" w:cs="Times New Roman"/>
      <w:color w:val="000080"/>
      <w:sz w:val="20"/>
      <w:szCs w:val="20"/>
      <w:lang w:eastAsia="zh-C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EmailStyle751">
    <w:name w:val="EmailStyle751"/>
    <w:rsid w:val="00B70E92"/>
    <w:rPr>
      <w:rFonts w:ascii="Arial" w:hAnsi="Arial" w:cs="Arial"/>
      <w:color w:val="000000"/>
      <w:sz w:val="20"/>
    </w:rPr>
  </w:style>
  <w:style w:type="numbering" w:customStyle="1" w:styleId="Style1">
    <w:name w:val="Style1"/>
    <w:rsid w:val="00B70E92"/>
    <w:pPr>
      <w:numPr>
        <w:numId w:val="2"/>
      </w:numPr>
    </w:pPr>
  </w:style>
  <w:style w:type="character" w:styleId="CommentReference">
    <w:name w:val="annotation reference"/>
    <w:rsid w:val="00B70E9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0E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70E92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rsid w:val="00B70E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70E92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List">
    <w:name w:val="List"/>
    <w:aliases w:val="List Bulleted"/>
    <w:basedOn w:val="Normal"/>
    <w:rsid w:val="00B70E92"/>
    <w:pPr>
      <w:spacing w:before="60" w:after="60"/>
    </w:pPr>
    <w:rPr>
      <w:rFonts w:ascii="Arial" w:hAnsi="Arial"/>
      <w:sz w:val="20"/>
      <w:szCs w:val="20"/>
      <w:lang w:val="de-DE"/>
    </w:rPr>
  </w:style>
  <w:style w:type="character" w:customStyle="1" w:styleId="UserInput">
    <w:name w:val="User Input"/>
    <w:rsid w:val="00B70E92"/>
    <w:rPr>
      <w:rFonts w:ascii="Courier New" w:hAnsi="Courier New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2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Word_97_-_2003_Document.doc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3E282-1CAC-4D0E-9FD9-7144CEBF04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12</Pages>
  <Words>2214</Words>
  <Characters>10519</Characters>
  <Application>Microsoft Office Word</Application>
  <DocSecurity>0</DocSecurity>
  <Lines>990</Lines>
  <Paragraphs>461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Chaudhari</dc:creator>
  <cp:keywords/>
  <dc:description/>
  <cp:lastModifiedBy>NAGDA Bharat/CONSULTANT/H.O.</cp:lastModifiedBy>
  <cp:revision>85</cp:revision>
  <dcterms:created xsi:type="dcterms:W3CDTF">2025-08-25T05:51:00Z</dcterms:created>
  <dcterms:modified xsi:type="dcterms:W3CDTF">2025-11-10T12:29:00Z</dcterms:modified>
</cp:coreProperties>
</file>